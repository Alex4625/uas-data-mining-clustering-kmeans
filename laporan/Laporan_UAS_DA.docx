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032CB" w14:textId="77777777" w:rsidR="002D5DA9" w:rsidRDefault="004B715A">
      <w:pPr>
        <w:jc w:val="center"/>
      </w:pPr>
      <w:r>
        <w:rPr>
          <w:b/>
          <w:sz w:val="32"/>
        </w:rPr>
        <w:t>SEGMENTASI POLA TRANSAKSI PELANGGAN TOKO ONLINE</w:t>
      </w:r>
      <w:r>
        <w:rPr>
          <w:b/>
          <w:sz w:val="32"/>
        </w:rPr>
        <w:br/>
        <w:t>MENGGUNAKAN K-MEANS CLUSTERING</w:t>
      </w:r>
    </w:p>
    <w:p w14:paraId="45F977C1" w14:textId="77777777" w:rsidR="002D5DA9" w:rsidRDefault="002D5DA9"/>
    <w:p w14:paraId="0E73F112" w14:textId="7A2AD7D1" w:rsidR="002D5DA9" w:rsidRDefault="00275192" w:rsidP="00275192">
      <w:pPr>
        <w:jc w:val="center"/>
      </w:pPr>
      <w:r w:rsidRPr="00586AA2">
        <w:rPr>
          <w:noProof/>
        </w:rPr>
        <w:drawing>
          <wp:inline distT="0" distB="0" distL="0" distR="0" wp14:anchorId="521483F8" wp14:editId="65DEE622">
            <wp:extent cx="2498272" cy="2290083"/>
            <wp:effectExtent l="0" t="0" r="0" b="0"/>
            <wp:docPr id="331681284" name="Picture 33168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iki_logo_crop.png"/>
                    <pic:cNvPicPr/>
                  </pic:nvPicPr>
                  <pic:blipFill>
                    <a:blip r:embed="rId8"/>
                    <a:stretch>
                      <a:fillRect/>
                    </a:stretch>
                  </pic:blipFill>
                  <pic:spPr>
                    <a:xfrm>
                      <a:off x="0" y="0"/>
                      <a:ext cx="2506298" cy="2297440"/>
                    </a:xfrm>
                    <a:prstGeom prst="rect">
                      <a:avLst/>
                    </a:prstGeom>
                  </pic:spPr>
                </pic:pic>
              </a:graphicData>
            </a:graphic>
          </wp:inline>
        </w:drawing>
      </w:r>
    </w:p>
    <w:p w14:paraId="10F3FDBC" w14:textId="403E4DF6" w:rsidR="002D5DA9" w:rsidDel="00153DFA" w:rsidRDefault="002D5DA9">
      <w:pPr>
        <w:rPr>
          <w:del w:id="0" w:author="Alexander Lambut" w:date="2026-07-03T02:16:00Z" w16du:dateUtc="2026-07-02T18:16:00Z"/>
        </w:rPr>
      </w:pPr>
    </w:p>
    <w:p w14:paraId="7B59BFA1" w14:textId="77777777" w:rsidR="002D5DA9" w:rsidRDefault="004B715A">
      <w:pPr>
        <w:jc w:val="center"/>
      </w:pPr>
      <w:r>
        <w:t xml:space="preserve">Dosen </w:t>
      </w:r>
      <w:proofErr w:type="spellStart"/>
      <w:r>
        <w:t>Pengampu</w:t>
      </w:r>
      <w:proofErr w:type="spellEnd"/>
      <w:r>
        <w:t>:</w:t>
      </w:r>
      <w:r>
        <w:br/>
        <w:t>Ir. I Made Dwi Putra Asana, S.Kom., M.T.</w:t>
      </w:r>
    </w:p>
    <w:p w14:paraId="3D197561" w14:textId="77777777" w:rsidR="002D5DA9" w:rsidRDefault="002D5DA9"/>
    <w:p w14:paraId="149C9EBC" w14:textId="63B25198" w:rsidR="002D5DA9" w:rsidDel="00153DFA" w:rsidRDefault="004B715A">
      <w:pPr>
        <w:jc w:val="center"/>
        <w:rPr>
          <w:del w:id="1" w:author="Alexander Lambut" w:date="2026-07-03T02:17:00Z" w16du:dateUtc="2026-07-02T18:17:00Z"/>
        </w:rPr>
      </w:pPr>
      <w:proofErr w:type="spellStart"/>
      <w:r>
        <w:t>Disusun</w:t>
      </w:r>
      <w:proofErr w:type="spellEnd"/>
      <w:r>
        <w:t xml:space="preserve"> Oleh:</w:t>
      </w:r>
      <w:r>
        <w:br/>
        <w:t xml:space="preserve">Alexander </w:t>
      </w:r>
      <w:proofErr w:type="spellStart"/>
      <w:r>
        <w:t>Noventino</w:t>
      </w:r>
      <w:proofErr w:type="spellEnd"/>
      <w:r>
        <w:t xml:space="preserve"> Lambut</w:t>
      </w:r>
      <w:r w:rsidR="00CF36DC">
        <w:tab/>
      </w:r>
      <w:r w:rsidR="00CF36DC">
        <w:tab/>
      </w:r>
      <w:r w:rsidR="00CF36DC">
        <w:tab/>
      </w:r>
      <w:r>
        <w:t>2401010802</w:t>
      </w:r>
      <w:r>
        <w:br/>
        <w:t>I Gede Agus Arta Pratama Putra</w:t>
      </w:r>
      <w:r w:rsidR="00CF36DC">
        <w:tab/>
      </w:r>
      <w:r w:rsidR="00CF36DC">
        <w:tab/>
      </w:r>
      <w:r>
        <w:t>2401010252</w:t>
      </w:r>
      <w:r>
        <w:br/>
      </w:r>
      <w:proofErr w:type="spellStart"/>
      <w:r>
        <w:t>Rivaldi</w:t>
      </w:r>
      <w:proofErr w:type="spellEnd"/>
      <w:r>
        <w:t xml:space="preserve"> </w:t>
      </w:r>
      <w:proofErr w:type="spellStart"/>
      <w:r>
        <w:t>Kinaryoadi</w:t>
      </w:r>
      <w:proofErr w:type="spellEnd"/>
      <w:r w:rsidR="00CF36DC">
        <w:tab/>
      </w:r>
      <w:r w:rsidR="00CF36DC">
        <w:tab/>
      </w:r>
      <w:r w:rsidR="00CF36DC">
        <w:tab/>
      </w:r>
      <w:r w:rsidR="00CF36DC">
        <w:tab/>
      </w:r>
      <w:r>
        <w:t>240101024</w:t>
      </w:r>
      <w:del w:id="2" w:author="Alexander Lambut" w:date="2026-07-03T02:17:00Z" w16du:dateUtc="2026-07-02T18:17:00Z">
        <w:r w:rsidDel="00153DFA">
          <w:delText>6</w:delText>
        </w:r>
      </w:del>
    </w:p>
    <w:p w14:paraId="57823F54" w14:textId="77777777" w:rsidR="002D5DA9" w:rsidDel="00153DFA" w:rsidRDefault="002D5DA9" w:rsidP="00153DFA">
      <w:pPr>
        <w:rPr>
          <w:del w:id="3" w:author="Alexander Lambut" w:date="2026-07-03T02:16:00Z" w16du:dateUtc="2026-07-02T18:16:00Z"/>
        </w:rPr>
      </w:pPr>
    </w:p>
    <w:p w14:paraId="3AC459B9" w14:textId="4DDE6DDD" w:rsidR="002D5DA9" w:rsidDel="00153DFA" w:rsidRDefault="002D5DA9">
      <w:pPr>
        <w:rPr>
          <w:del w:id="4" w:author="Alexander Lambut" w:date="2026-07-03T02:16:00Z" w16du:dateUtc="2026-07-02T18:16:00Z"/>
        </w:rPr>
      </w:pPr>
    </w:p>
    <w:p w14:paraId="19B2F0BE" w14:textId="25BD0E1F" w:rsidR="002D5DA9" w:rsidDel="00153DFA" w:rsidRDefault="002D5DA9">
      <w:pPr>
        <w:rPr>
          <w:del w:id="5" w:author="Alexander Lambut" w:date="2026-07-03T02:16:00Z" w16du:dateUtc="2026-07-02T18:16:00Z"/>
        </w:rPr>
      </w:pPr>
    </w:p>
    <w:p w14:paraId="6C6D7B5B" w14:textId="200CB4CF" w:rsidR="002D5DA9" w:rsidDel="00153DFA" w:rsidRDefault="002D5DA9">
      <w:pPr>
        <w:rPr>
          <w:del w:id="6" w:author="Alexander Lambut" w:date="2026-07-03T02:16:00Z" w16du:dateUtc="2026-07-02T18:16:00Z"/>
        </w:rPr>
      </w:pPr>
    </w:p>
    <w:p w14:paraId="3F2236D6" w14:textId="77777777" w:rsidR="002D5DA9" w:rsidRDefault="004B715A">
      <w:pPr>
        <w:jc w:val="center"/>
      </w:pPr>
      <w:r>
        <w:rPr>
          <w:b/>
        </w:rPr>
        <w:t>PROGRAM STUDI INFORMATIKA</w:t>
      </w:r>
      <w:r>
        <w:rPr>
          <w:b/>
        </w:rPr>
        <w:br/>
        <w:t>FAKULTAS TEKNOLOGI DAN INFORMATIKA</w:t>
      </w:r>
      <w:r>
        <w:rPr>
          <w:b/>
        </w:rPr>
        <w:br/>
        <w:t>INSTITUT BISNIS DAN TEKNOLOGI INDONESIA</w:t>
      </w:r>
      <w:r>
        <w:rPr>
          <w:b/>
        </w:rPr>
        <w:br/>
        <w:t>DENPASAR</w:t>
      </w:r>
      <w:r>
        <w:rPr>
          <w:b/>
        </w:rPr>
        <w:br/>
        <w:t>2026</w:t>
      </w:r>
    </w:p>
    <w:p w14:paraId="1E9E956C" w14:textId="77777777" w:rsidR="002D5DA9" w:rsidRDefault="004B715A">
      <w:r>
        <w:br w:type="page"/>
      </w:r>
    </w:p>
    <w:p w14:paraId="44D7165E" w14:textId="77777777" w:rsidR="002D5DA9" w:rsidRDefault="004B715A">
      <w:pPr>
        <w:pStyle w:val="Heading1"/>
      </w:pPr>
      <w:r>
        <w:t>KATA PENGANTAR</w:t>
      </w:r>
    </w:p>
    <w:p w14:paraId="0A81EE97" w14:textId="77777777" w:rsidR="002D5DA9" w:rsidRDefault="004B715A" w:rsidP="00756CC9">
      <w:pPr>
        <w:ind w:firstLine="567"/>
      </w:pPr>
      <w:r>
        <w:t xml:space="preserve">Puji syukur penulis panjatkan ke hadapan Tuhan Yang Maha Esa karena atas rahmat-Nya laporan Ujian Akhir Semester mata kuliah Data Analytics ini dapat disusun dengan baik. Laporan ini membahas penerapan metode data mining berbasis CRISP-DM untuk melakukan segmentasi pola transaksi </w:t>
      </w:r>
      <w:proofErr w:type="spellStart"/>
      <w:r>
        <w:t>pelanggan</w:t>
      </w:r>
      <w:proofErr w:type="spellEnd"/>
      <w:r>
        <w:t xml:space="preserve"> </w:t>
      </w:r>
      <w:proofErr w:type="spellStart"/>
      <w:r>
        <w:t>toko</w:t>
      </w:r>
      <w:proofErr w:type="spellEnd"/>
      <w:r>
        <w:t xml:space="preserve"> online </w:t>
      </w:r>
      <w:proofErr w:type="spellStart"/>
      <w:r>
        <w:t>menggunakan</w:t>
      </w:r>
      <w:proofErr w:type="spellEnd"/>
      <w:r>
        <w:t xml:space="preserve"> </w:t>
      </w:r>
      <w:proofErr w:type="spellStart"/>
      <w:r>
        <w:t>algoritma</w:t>
      </w:r>
      <w:proofErr w:type="spellEnd"/>
      <w:r>
        <w:t xml:space="preserve"> K-Means Clustering.</w:t>
      </w:r>
    </w:p>
    <w:p w14:paraId="35AAD38C" w14:textId="77777777" w:rsidR="002D5DA9" w:rsidRDefault="004B715A" w:rsidP="00756CC9">
      <w:pPr>
        <w:ind w:firstLine="567"/>
      </w:pPr>
      <w:r>
        <w:t>Penyusunan laporan ini bertujuan untuk mendokumentasikan seluruh proses proyek mulai dari Business Understanding, Data Understanding, Data Preparation, Modeling, Evaluation, hingga Deployment. Laporan ini juga telah disinkronkan dengan notebook final sehingga kode program, output tabel, visualisasi, file model, dan artefak deployment yang ditampilkan pada laporan sesuai dengan hasil proses pada Google Colab.</w:t>
      </w:r>
    </w:p>
    <w:p w14:paraId="758280A4" w14:textId="77777777" w:rsidR="002D5DA9" w:rsidRDefault="004B715A" w:rsidP="00756CC9">
      <w:pPr>
        <w:ind w:firstLine="567"/>
      </w:pPr>
      <w:r>
        <w:t>Penulis menyadari bahwa laporan ini masih dapat disempurnakan. Oleh karena itu, kritik dan saran yang membangun sangat diharapkan agar laporan dan implementasi proyek dapat menjadi lebih baik.</w:t>
      </w:r>
    </w:p>
    <w:p w14:paraId="7C07F130" w14:textId="1C65A5BA" w:rsidR="00756CC9" w:rsidRDefault="004B715A">
      <w:pPr>
        <w:jc w:val="right"/>
      </w:pPr>
      <w:r>
        <w:t>Denpasar,</w:t>
      </w:r>
      <w:r w:rsidR="00756CC9">
        <w:t xml:space="preserve"> Rabu 3 Juli</w:t>
      </w:r>
      <w:r>
        <w:t xml:space="preserve"> 2026</w:t>
      </w:r>
      <w:r>
        <w:br/>
      </w:r>
      <w:r>
        <w:br/>
      </w:r>
    </w:p>
    <w:p w14:paraId="2A8E0B2A" w14:textId="41F55699" w:rsidR="002D5DA9" w:rsidRDefault="004B715A">
      <w:pPr>
        <w:jc w:val="right"/>
      </w:pPr>
      <w:proofErr w:type="spellStart"/>
      <w:r>
        <w:t>Penulis</w:t>
      </w:r>
      <w:proofErr w:type="spellEnd"/>
    </w:p>
    <w:p w14:paraId="264F2034" w14:textId="77777777" w:rsidR="002D5DA9" w:rsidRDefault="004B715A">
      <w:r>
        <w:br w:type="page"/>
      </w:r>
    </w:p>
    <w:p w14:paraId="38E2BA75" w14:textId="77777777" w:rsidR="002D5DA9" w:rsidRDefault="004B715A">
      <w:pPr>
        <w:pStyle w:val="Heading1"/>
      </w:pPr>
      <w:r>
        <w:t>BAB I</w:t>
      </w:r>
      <w:r>
        <w:br/>
        <w:t>BUSINESS UNDERSTANDING</w:t>
      </w:r>
    </w:p>
    <w:p w14:paraId="6D17E2A8" w14:textId="77777777" w:rsidR="002D5DA9" w:rsidRDefault="004B715A">
      <w:pPr>
        <w:pStyle w:val="Heading2"/>
      </w:pPr>
      <w:r>
        <w:t>1.1 Latar Belakang</w:t>
      </w:r>
    </w:p>
    <w:p w14:paraId="485F4429" w14:textId="77777777" w:rsidR="002D5DA9" w:rsidRDefault="004B715A" w:rsidP="00756CC9">
      <w:pPr>
        <w:ind w:firstLine="567"/>
      </w:pPr>
      <w:r>
        <w:t xml:space="preserve">Perkembangan teknologi informasi dan internet telah mendorong pertumbuhan transaksi pada platform toko online. Aktivitas transaksi yang berlangsung secara terus-menerus menghasilkan data dalam jumlah besar yang memuat informasi mengenai karakteristik pelanggan dan perilaku transaksi. Data tersebut dapat dimanfaatkan untuk memperoleh wawasan yang </w:t>
      </w:r>
      <w:proofErr w:type="spellStart"/>
      <w:r>
        <w:t>berguna</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bisnis</w:t>
      </w:r>
      <w:proofErr w:type="spellEnd"/>
      <w:r>
        <w:t>.</w:t>
      </w:r>
    </w:p>
    <w:p w14:paraId="09C6BFED" w14:textId="77777777" w:rsidR="002D5DA9" w:rsidRDefault="004B715A" w:rsidP="00756CC9">
      <w:pPr>
        <w:ind w:firstLine="567"/>
      </w:pPr>
      <w:r>
        <w:t>Besarnya volume data transaksi sering kali menyulitkan perusahaan dalam memahami pola transaksi secara manual. Setiap transaksi memiliki karakteristik yang berbeda, seperti usia pelanggan, status pernikahan, status pekerjaan, metode pembayaran, sumber referral, serta jumlah pengeluaran. Perbedaan karakteristik tersebut menyebabkan pola transaksi yang terbentuk menjadi semakin kompleks dan membutuhkan pendekatan analitis agar dapat dipahami dengan lebih objektif.</w:t>
      </w:r>
    </w:p>
    <w:p w14:paraId="28BD9136" w14:textId="77777777" w:rsidR="002D5DA9" w:rsidRDefault="004B715A" w:rsidP="00756CC9">
      <w:pPr>
        <w:ind w:firstLine="567"/>
      </w:pPr>
      <w:r>
        <w:t>Salah satu pendekatan yang dapat digunakan untuk memahami pola transaksi adalah teknik clustering dalam data mining. Clustering merupakan metode unsupervised learning yang bertujuan mengelompokkan data berdasarkan tingkat kemiripan karakteristik tanpa memerlukan variabel target atau label tertentu. Dengan melakukan clustering, transaksi yang memiliki karakteristik serupa dapat dikelompokkan ke dalam satu klaster sehingga memudahkan proses analisis dan interpretasi.</w:t>
      </w:r>
    </w:p>
    <w:p w14:paraId="0B787B3E" w14:textId="77777777" w:rsidR="002D5DA9" w:rsidRDefault="004B715A" w:rsidP="00756CC9">
      <w:pPr>
        <w:ind w:firstLine="567"/>
      </w:pPr>
      <w:r>
        <w:t>Pada penelitian ini digunakan dataset Online Store Customer Transactions yang berisi 1.000.000 data transaksi pelanggan toko online selama periode 2018 sampai 2025. Setiap baris pada dataset merepresentasikan satu transaksi, bukan satu pelanggan unik, sehingga fokus penelitian ini adalah segmentasi pola transaksi pelanggan.</w:t>
      </w:r>
    </w:p>
    <w:p w14:paraId="281CBCF6" w14:textId="77777777" w:rsidR="002D5DA9" w:rsidRDefault="004B715A">
      <w:pPr>
        <w:pStyle w:val="Heading2"/>
      </w:pPr>
      <w:r>
        <w:t xml:space="preserve">1.2 </w:t>
      </w:r>
      <w:proofErr w:type="spellStart"/>
      <w:r>
        <w:t>Rumusan</w:t>
      </w:r>
      <w:proofErr w:type="spellEnd"/>
      <w:r>
        <w:t xml:space="preserve"> </w:t>
      </w:r>
      <w:proofErr w:type="spellStart"/>
      <w:r>
        <w:t>Masalah</w:t>
      </w:r>
      <w:proofErr w:type="spellEnd"/>
    </w:p>
    <w:p w14:paraId="7189EF1F" w14:textId="77777777" w:rsidR="002D5DA9" w:rsidRDefault="004B715A" w:rsidP="00756CC9">
      <w:pPr>
        <w:pStyle w:val="ListNumber"/>
        <w:tabs>
          <w:tab w:val="clear" w:pos="360"/>
          <w:tab w:val="num" w:pos="720"/>
        </w:tabs>
        <w:ind w:left="720"/>
      </w:pPr>
      <w:r>
        <w:t>Bagaimana mengelompokkan pola transaksi pelanggan toko online berdasarkan karakteristik demografis dan nilai pengeluaran menggunakan metode clustering?</w:t>
      </w:r>
    </w:p>
    <w:p w14:paraId="53A77C96" w14:textId="77777777" w:rsidR="002D5DA9" w:rsidRDefault="004B715A" w:rsidP="00756CC9">
      <w:pPr>
        <w:pStyle w:val="ListNumber"/>
        <w:tabs>
          <w:tab w:val="clear" w:pos="360"/>
          <w:tab w:val="num" w:pos="720"/>
        </w:tabs>
        <w:ind w:left="720"/>
      </w:pPr>
      <w:r>
        <w:t>Bagaimana menentukan jumlah klaster yang optimal pada data transaksi pelanggan?</w:t>
      </w:r>
    </w:p>
    <w:p w14:paraId="5B6357F0" w14:textId="77777777" w:rsidR="002D5DA9" w:rsidRDefault="004B715A" w:rsidP="00756CC9">
      <w:pPr>
        <w:pStyle w:val="ListNumber"/>
        <w:tabs>
          <w:tab w:val="clear" w:pos="360"/>
          <w:tab w:val="num" w:pos="720"/>
        </w:tabs>
        <w:ind w:left="720"/>
      </w:pPr>
      <w:r>
        <w:t>Bagaimana karakteristik masing-masing klaster yang terbentuk dari proses clustering?</w:t>
      </w:r>
    </w:p>
    <w:p w14:paraId="0D317D0A" w14:textId="77777777" w:rsidR="002D5DA9" w:rsidRDefault="004B715A" w:rsidP="00756CC9">
      <w:pPr>
        <w:pStyle w:val="ListNumber"/>
        <w:tabs>
          <w:tab w:val="clear" w:pos="360"/>
          <w:tab w:val="num" w:pos="720"/>
        </w:tabs>
        <w:ind w:left="720"/>
      </w:pPr>
      <w:r>
        <w:t>Bagaimana hasil segmentasi transaksi dapat dimanfaatkan untuk mendukung pengambilan keputusan bisnis?</w:t>
      </w:r>
    </w:p>
    <w:p w14:paraId="3E969CDC" w14:textId="77777777" w:rsidR="002D5DA9" w:rsidRDefault="004B715A">
      <w:pPr>
        <w:pStyle w:val="Heading2"/>
      </w:pPr>
      <w:r>
        <w:t>1.3 Tujuan Penelitian</w:t>
      </w:r>
    </w:p>
    <w:p w14:paraId="330C6E8D" w14:textId="77777777" w:rsidR="002D5DA9" w:rsidRDefault="004B715A" w:rsidP="00756CC9">
      <w:pPr>
        <w:pStyle w:val="ListNumber"/>
        <w:numPr>
          <w:ilvl w:val="0"/>
          <w:numId w:val="10"/>
        </w:numPr>
        <w:tabs>
          <w:tab w:val="clear" w:pos="360"/>
          <w:tab w:val="num" w:pos="720"/>
        </w:tabs>
        <w:ind w:left="720"/>
      </w:pPr>
      <w:r>
        <w:t>Mengelompokkan transaksi pelanggan toko online berdasarkan kemiripan karakteristik menggunakan metode K-Means Clustering.</w:t>
      </w:r>
    </w:p>
    <w:p w14:paraId="7EF9EDC3" w14:textId="77777777" w:rsidR="002D5DA9" w:rsidRDefault="004B715A" w:rsidP="00756CC9">
      <w:pPr>
        <w:pStyle w:val="ListNumber"/>
        <w:tabs>
          <w:tab w:val="clear" w:pos="360"/>
          <w:tab w:val="num" w:pos="720"/>
        </w:tabs>
        <w:ind w:left="720"/>
      </w:pPr>
      <w:r>
        <w:t>Menentukan jumlah klaster yang optimal menggunakan metode evaluasi clustering.</w:t>
      </w:r>
    </w:p>
    <w:p w14:paraId="55234A2C" w14:textId="77777777" w:rsidR="002D5DA9" w:rsidRDefault="004B715A" w:rsidP="00756CC9">
      <w:pPr>
        <w:pStyle w:val="ListNumber"/>
        <w:tabs>
          <w:tab w:val="clear" w:pos="360"/>
          <w:tab w:val="num" w:pos="720"/>
        </w:tabs>
        <w:ind w:left="720"/>
      </w:pPr>
      <w:r>
        <w:t>Mengidentifikasi karakteristik setiap klaster yang terbentuk melalui proses profiling cluster.</w:t>
      </w:r>
    </w:p>
    <w:p w14:paraId="45E16F66" w14:textId="77777777" w:rsidR="002D5DA9" w:rsidRDefault="004B715A" w:rsidP="00756CC9">
      <w:pPr>
        <w:pStyle w:val="ListNumber"/>
        <w:tabs>
          <w:tab w:val="clear" w:pos="360"/>
          <w:tab w:val="num" w:pos="720"/>
        </w:tabs>
        <w:ind w:left="720"/>
      </w:pPr>
      <w:r>
        <w:t xml:space="preserve">Menghasilkan informasi mengenai pola transaksi pelanggan yang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pendukung</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bisnis</w:t>
      </w:r>
      <w:proofErr w:type="spellEnd"/>
      <w:r>
        <w:t>.</w:t>
      </w:r>
    </w:p>
    <w:p w14:paraId="06F292FC" w14:textId="77777777" w:rsidR="00CA4D6B" w:rsidRDefault="00CA4D6B" w:rsidP="00CA4D6B">
      <w:pPr>
        <w:pStyle w:val="ListNumber"/>
        <w:numPr>
          <w:ilvl w:val="0"/>
          <w:numId w:val="0"/>
        </w:numPr>
        <w:ind w:left="360" w:hanging="360"/>
      </w:pPr>
    </w:p>
    <w:p w14:paraId="747B67BB" w14:textId="77777777" w:rsidR="002D5DA9" w:rsidRDefault="004B715A">
      <w:pPr>
        <w:pStyle w:val="Heading2"/>
      </w:pPr>
      <w:r>
        <w:t>1.4 Manfaat Penelitian</w:t>
      </w:r>
    </w:p>
    <w:p w14:paraId="3D475C4E" w14:textId="77777777" w:rsidR="002D5DA9" w:rsidRDefault="004B715A">
      <w:pPr>
        <w:pStyle w:val="Heading3"/>
      </w:pPr>
      <w:r>
        <w:t>1.4.1 Manfaat Akademis</w:t>
      </w:r>
    </w:p>
    <w:p w14:paraId="75AD0169" w14:textId="77777777" w:rsidR="002D5DA9" w:rsidRDefault="004B715A" w:rsidP="00756CC9">
      <w:pPr>
        <w:pStyle w:val="ListNumber"/>
        <w:numPr>
          <w:ilvl w:val="0"/>
          <w:numId w:val="11"/>
        </w:numPr>
        <w:tabs>
          <w:tab w:val="clear" w:pos="360"/>
          <w:tab w:val="num" w:pos="720"/>
        </w:tabs>
        <w:ind w:left="720"/>
      </w:pPr>
      <w:r>
        <w:t>Menambah pemahaman mengenai penerapan teknik clustering pada bidang data mining.</w:t>
      </w:r>
    </w:p>
    <w:p w14:paraId="091C1AA0" w14:textId="77777777" w:rsidR="002D5DA9" w:rsidRDefault="004B715A" w:rsidP="00756CC9">
      <w:pPr>
        <w:pStyle w:val="ListNumber"/>
        <w:tabs>
          <w:tab w:val="clear" w:pos="360"/>
          <w:tab w:val="num" w:pos="720"/>
        </w:tabs>
        <w:ind w:left="720"/>
      </w:pPr>
      <w:r>
        <w:t>Menjadi contoh implementasi framework CRISP-DM dalam penyelesaian permasalahan segmentasi data.</w:t>
      </w:r>
    </w:p>
    <w:p w14:paraId="16361ACF" w14:textId="77777777" w:rsidR="002D5DA9" w:rsidRDefault="004B715A" w:rsidP="00756CC9">
      <w:pPr>
        <w:pStyle w:val="ListNumber"/>
        <w:tabs>
          <w:tab w:val="clear" w:pos="360"/>
          <w:tab w:val="num" w:pos="720"/>
        </w:tabs>
        <w:ind w:left="720"/>
      </w:pPr>
      <w:r>
        <w:t>Memberikan referensi bagi penelitian selanjutnya yang berkaitan dengan segmentasi transaksi menggunakan metode clustering.</w:t>
      </w:r>
    </w:p>
    <w:p w14:paraId="34AF30E5" w14:textId="77777777" w:rsidR="002D5DA9" w:rsidRDefault="004B715A">
      <w:pPr>
        <w:pStyle w:val="Heading3"/>
      </w:pPr>
      <w:r>
        <w:t>1.4.2 Manfaat Praktis</w:t>
      </w:r>
    </w:p>
    <w:p w14:paraId="3FF395C9" w14:textId="77777777" w:rsidR="002D5DA9" w:rsidRDefault="004B715A" w:rsidP="009E5B95">
      <w:pPr>
        <w:pStyle w:val="ListNumber"/>
        <w:numPr>
          <w:ilvl w:val="0"/>
          <w:numId w:val="12"/>
        </w:numPr>
        <w:tabs>
          <w:tab w:val="clear" w:pos="360"/>
          <w:tab w:val="num" w:pos="720"/>
        </w:tabs>
        <w:ind w:left="720"/>
      </w:pPr>
      <w:r>
        <w:t>Membantu perusahaan memahami pola transaksi pelanggan berdasarkan karakteristik transaksi yang dimiliki.</w:t>
      </w:r>
    </w:p>
    <w:p w14:paraId="7EC61CA1" w14:textId="77777777" w:rsidR="002D5DA9" w:rsidRDefault="004B715A" w:rsidP="009E5B95">
      <w:pPr>
        <w:pStyle w:val="ListNumber"/>
        <w:tabs>
          <w:tab w:val="clear" w:pos="360"/>
          <w:tab w:val="num" w:pos="720"/>
        </w:tabs>
        <w:ind w:left="720"/>
      </w:pPr>
      <w:r>
        <w:t>Membantu proses identifikasi kelompok transaksi dengan nilai pengeluaran dan karakteristik yang berbeda.</w:t>
      </w:r>
    </w:p>
    <w:p w14:paraId="114539D0" w14:textId="77777777" w:rsidR="002D5DA9" w:rsidRDefault="004B715A" w:rsidP="009E5B95">
      <w:pPr>
        <w:pStyle w:val="ListNumber"/>
        <w:tabs>
          <w:tab w:val="clear" w:pos="360"/>
          <w:tab w:val="num" w:pos="720"/>
        </w:tabs>
        <w:ind w:left="720"/>
      </w:pPr>
      <w:r>
        <w:t>Mendukung penyusunan strategi pemasaran dan layanan yang lebih tepat sasaran.</w:t>
      </w:r>
    </w:p>
    <w:p w14:paraId="27C794A4" w14:textId="77777777" w:rsidR="002D5DA9" w:rsidRDefault="004B715A" w:rsidP="009E5B95">
      <w:pPr>
        <w:pStyle w:val="ListNumber"/>
        <w:tabs>
          <w:tab w:val="clear" w:pos="360"/>
          <w:tab w:val="num" w:pos="720"/>
        </w:tabs>
        <w:ind w:left="720"/>
      </w:pPr>
      <w:r>
        <w:t>Memberikan informasi yang dapat digunakan sebagai dasar pengambilan keputusan bisnis.</w:t>
      </w:r>
    </w:p>
    <w:p w14:paraId="2E9E1445" w14:textId="77777777" w:rsidR="002D5DA9" w:rsidRDefault="004B715A">
      <w:pPr>
        <w:pStyle w:val="Heading2"/>
      </w:pPr>
      <w:r>
        <w:t>1.5 Kriteria Keberhasilan</w:t>
      </w:r>
    </w:p>
    <w:p w14:paraId="017C79DB" w14:textId="77777777" w:rsidR="002D5DA9" w:rsidRDefault="004B715A" w:rsidP="009E5B95">
      <w:pPr>
        <w:pStyle w:val="ListNumber"/>
        <w:numPr>
          <w:ilvl w:val="0"/>
          <w:numId w:val="13"/>
        </w:numPr>
        <w:tabs>
          <w:tab w:val="clear" w:pos="360"/>
          <w:tab w:val="num" w:pos="720"/>
        </w:tabs>
        <w:ind w:left="720"/>
      </w:pPr>
      <w:r>
        <w:t>Model K-Means Clustering mampu membentuk beberapa klaster berdasarkan karakteristik transaksi pelanggan.</w:t>
      </w:r>
    </w:p>
    <w:p w14:paraId="1F5B716B" w14:textId="77777777" w:rsidR="002D5DA9" w:rsidRDefault="004B715A" w:rsidP="009E5B95">
      <w:pPr>
        <w:pStyle w:val="ListNumber"/>
        <w:tabs>
          <w:tab w:val="clear" w:pos="360"/>
          <w:tab w:val="num" w:pos="720"/>
        </w:tabs>
        <w:ind w:left="720"/>
      </w:pPr>
      <w:r>
        <w:t>Jumlah klaster optimal dapat ditentukan menggunakan Elbow Method, Silhouette Score, dan Davies-Bouldin Index.</w:t>
      </w:r>
    </w:p>
    <w:p w14:paraId="121AEBD1" w14:textId="77777777" w:rsidR="002D5DA9" w:rsidRDefault="004B715A" w:rsidP="009E5B95">
      <w:pPr>
        <w:pStyle w:val="ListNumber"/>
        <w:tabs>
          <w:tab w:val="clear" w:pos="360"/>
          <w:tab w:val="num" w:pos="720"/>
        </w:tabs>
        <w:ind w:left="720"/>
      </w:pPr>
      <w:r>
        <w:t>Setiap klaster memiliki karakteristik yang dapat diinterpretasikan secara jelas melalui profiling cluster.</w:t>
      </w:r>
    </w:p>
    <w:p w14:paraId="2DD57D04" w14:textId="77777777" w:rsidR="002D5DA9" w:rsidRDefault="004B715A" w:rsidP="009E5B95">
      <w:pPr>
        <w:pStyle w:val="ListNumber"/>
        <w:tabs>
          <w:tab w:val="clear" w:pos="360"/>
          <w:tab w:val="num" w:pos="720"/>
        </w:tabs>
        <w:ind w:left="720"/>
      </w:pPr>
      <w:r>
        <w:t xml:space="preserve">Hasil clustering dapat divisualisasikan dan diimplementasikan pada </w:t>
      </w:r>
      <w:proofErr w:type="spellStart"/>
      <w:r>
        <w:t>aplikasi</w:t>
      </w:r>
      <w:proofErr w:type="spellEnd"/>
      <w:r>
        <w:t xml:space="preserve"> deployment </w:t>
      </w:r>
      <w:proofErr w:type="spellStart"/>
      <w:r>
        <w:t>sederhana</w:t>
      </w:r>
      <w:proofErr w:type="spellEnd"/>
      <w:r>
        <w:t xml:space="preserve"> </w:t>
      </w:r>
      <w:proofErr w:type="spellStart"/>
      <w:r>
        <w:t>berbasis</w:t>
      </w:r>
      <w:proofErr w:type="spellEnd"/>
      <w:r>
        <w:t xml:space="preserve"> </w:t>
      </w:r>
      <w:proofErr w:type="spellStart"/>
      <w:r>
        <w:t>Streamlit</w:t>
      </w:r>
      <w:proofErr w:type="spellEnd"/>
      <w:r>
        <w:t>.</w:t>
      </w:r>
    </w:p>
    <w:p w14:paraId="7248B4FA" w14:textId="6A53DEB1" w:rsidR="00CA4D6B" w:rsidRDefault="00CA4D6B">
      <w:pPr>
        <w:jc w:val="left"/>
      </w:pPr>
      <w:r>
        <w:br w:type="page"/>
      </w:r>
    </w:p>
    <w:p w14:paraId="7229DA9B" w14:textId="77777777" w:rsidR="002D5DA9" w:rsidRDefault="004B715A">
      <w:pPr>
        <w:pStyle w:val="Heading1"/>
      </w:pPr>
      <w:r>
        <w:t>BAB II</w:t>
      </w:r>
      <w:r>
        <w:br/>
        <w:t>DATA UNDERSTANDING</w:t>
      </w:r>
    </w:p>
    <w:p w14:paraId="4AB44DD4" w14:textId="77777777" w:rsidR="002D5DA9" w:rsidRDefault="004B715A">
      <w:r>
        <w:t>Tahap Data Understanding bertujuan untuk memahami karakteristik data sebelum memasuki tahap Data Preparation. Seluruh kode dan output pada BAB II mengikuti notebook final yang digunakan sebagai bukti di Google Colab.</w:t>
      </w:r>
    </w:p>
    <w:p w14:paraId="021A9443" w14:textId="77777777" w:rsidR="002D5DA9" w:rsidRDefault="004B715A">
      <w:pPr>
        <w:pStyle w:val="Heading2"/>
      </w:pPr>
      <w:r>
        <w:t>2.1 Memuat Dataset dan Memeriksa Dimensi Data</w:t>
      </w:r>
    </w:p>
    <w:tbl>
      <w:tblPr>
        <w:tblStyle w:val="TableGrid"/>
        <w:tblW w:w="0" w:type="auto"/>
        <w:tblLook w:val="04A0" w:firstRow="1" w:lastRow="0" w:firstColumn="1" w:lastColumn="0" w:noHBand="0" w:noVBand="1"/>
      </w:tblPr>
      <w:tblGrid>
        <w:gridCol w:w="10368"/>
      </w:tblGrid>
      <w:tr w:rsidR="002D5DA9" w14:paraId="05039C14" w14:textId="77777777">
        <w:tc>
          <w:tcPr>
            <w:tcW w:w="10368" w:type="dxa"/>
            <w:shd w:val="clear" w:color="auto" w:fill="F2F2F2"/>
          </w:tcPr>
          <w:p w14:paraId="50B68470" w14:textId="77777777" w:rsidR="002D5DA9" w:rsidRDefault="004B715A">
            <w:r>
              <w:rPr>
                <w:rFonts w:ascii="Consolas" w:eastAsia="Consolas" w:hAnsi="Consolas"/>
                <w:sz w:val="14"/>
              </w:rPr>
              <w:t># =========================================================</w:t>
            </w:r>
            <w:r>
              <w:rPr>
                <w:rFonts w:ascii="Consolas" w:eastAsia="Consolas" w:hAnsi="Consolas"/>
                <w:sz w:val="14"/>
              </w:rPr>
              <w:br/>
              <w:t># KODE 2.1 MEMUAT DATASET DAN MEMERIKSA DIMENSI DATA</w:t>
            </w:r>
            <w:r>
              <w:rPr>
                <w:rFonts w:ascii="Consolas" w:eastAsia="Consolas" w:hAnsi="Consolas"/>
                <w:sz w:val="14"/>
              </w:rPr>
              <w:br/>
              <w:t># =========================================================</w:t>
            </w:r>
            <w:r>
              <w:rPr>
                <w:rFonts w:ascii="Consolas" w:eastAsia="Consolas" w:hAnsi="Consolas"/>
                <w:sz w:val="14"/>
              </w:rPr>
              <w:br/>
              <w:t>dataset_path = "customer_spending_1M_2018_2025.csv"</w:t>
            </w:r>
            <w:r>
              <w:rPr>
                <w:rFonts w:ascii="Consolas" w:eastAsia="Consolas" w:hAnsi="Consolas"/>
                <w:sz w:val="14"/>
              </w:rPr>
              <w:br/>
            </w:r>
            <w:r>
              <w:rPr>
                <w:rFonts w:ascii="Consolas" w:eastAsia="Consolas" w:hAnsi="Consolas"/>
                <w:sz w:val="14"/>
              </w:rPr>
              <w:br/>
              <w:t>if not os.path.exists(dataset_path):</w:t>
            </w:r>
            <w:r>
              <w:rPr>
                <w:rFonts w:ascii="Consolas" w:eastAsia="Consolas" w:hAnsi="Consolas"/>
                <w:sz w:val="14"/>
              </w:rPr>
              <w:br/>
              <w:t xml:space="preserve">    local_path = "/mnt/data/customer_spending_1M_2018_2025.csv"</w:t>
            </w:r>
            <w:r>
              <w:rPr>
                <w:rFonts w:ascii="Consolas" w:eastAsia="Consolas" w:hAnsi="Consolas"/>
                <w:sz w:val="14"/>
              </w:rPr>
              <w:br/>
              <w:t xml:space="preserve">    if os.path.exists(local_path):</w:t>
            </w:r>
            <w:r>
              <w:rPr>
                <w:rFonts w:ascii="Consolas" w:eastAsia="Consolas" w:hAnsi="Consolas"/>
                <w:sz w:val="14"/>
              </w:rPr>
              <w:br/>
              <w:t xml:space="preserve">        dataset_path = local_path</w:t>
            </w:r>
            <w:r>
              <w:rPr>
                <w:rFonts w:ascii="Consolas" w:eastAsia="Consolas" w:hAnsi="Consolas"/>
                <w:sz w:val="14"/>
              </w:rPr>
              <w:br/>
            </w:r>
            <w:r>
              <w:rPr>
                <w:rFonts w:ascii="Consolas" w:eastAsia="Consolas" w:hAnsi="Consolas"/>
                <w:sz w:val="14"/>
              </w:rPr>
              <w:br/>
              <w:t>if not os.path.exists(dataset_path):</w:t>
            </w:r>
            <w:r>
              <w:rPr>
                <w:rFonts w:ascii="Consolas" w:eastAsia="Consolas" w:hAnsi="Consolas"/>
                <w:sz w:val="14"/>
              </w:rPr>
              <w:br/>
              <w:t xml:space="preserve">    try:</w:t>
            </w:r>
            <w:r>
              <w:rPr>
                <w:rFonts w:ascii="Consolas" w:eastAsia="Consolas" w:hAnsi="Consolas"/>
                <w:sz w:val="14"/>
              </w:rPr>
              <w:br/>
              <w:t xml:space="preserve">        from google.colab import files</w:t>
            </w:r>
            <w:r>
              <w:rPr>
                <w:rFonts w:ascii="Consolas" w:eastAsia="Consolas" w:hAnsi="Consolas"/>
                <w:sz w:val="14"/>
              </w:rPr>
              <w:br/>
              <w:t xml:space="preserve">        print("Upload file customer_spending_1M_2018_2025.csv")</w:t>
            </w:r>
            <w:r>
              <w:rPr>
                <w:rFonts w:ascii="Consolas" w:eastAsia="Consolas" w:hAnsi="Consolas"/>
                <w:sz w:val="14"/>
              </w:rPr>
              <w:br/>
              <w:t xml:space="preserve">        uploaded = files.upload()</w:t>
            </w:r>
            <w:r>
              <w:rPr>
                <w:rFonts w:ascii="Consolas" w:eastAsia="Consolas" w:hAnsi="Consolas"/>
                <w:sz w:val="14"/>
              </w:rPr>
              <w:br/>
              <w:t xml:space="preserve">        dataset_path = list(uploaded.keys())[0]</w:t>
            </w:r>
            <w:r>
              <w:rPr>
                <w:rFonts w:ascii="Consolas" w:eastAsia="Consolas" w:hAnsi="Consolas"/>
                <w:sz w:val="14"/>
              </w:rPr>
              <w:br/>
              <w:t xml:space="preserve">    except Exception:</w:t>
            </w:r>
            <w:r>
              <w:rPr>
                <w:rFonts w:ascii="Consolas" w:eastAsia="Consolas" w:hAnsi="Consolas"/>
                <w:sz w:val="14"/>
              </w:rPr>
              <w:br/>
              <w:t xml:space="preserve">        raise FileNotFoundError("Dataset belum ditemukan. Upload customer_spending_1M_2018_2025.csv terlebih dahulu.")</w:t>
            </w:r>
            <w:r>
              <w:rPr>
                <w:rFonts w:ascii="Consolas" w:eastAsia="Consolas" w:hAnsi="Consolas"/>
                <w:sz w:val="14"/>
              </w:rPr>
              <w:br/>
            </w:r>
            <w:r>
              <w:rPr>
                <w:rFonts w:ascii="Consolas" w:eastAsia="Consolas" w:hAnsi="Consolas"/>
                <w:sz w:val="14"/>
              </w:rPr>
              <w:br/>
              <w:t>df = pd.read_csv(dataset_path)</w:t>
            </w:r>
            <w:r>
              <w:rPr>
                <w:rFonts w:ascii="Consolas" w:eastAsia="Consolas" w:hAnsi="Consolas"/>
                <w:sz w:val="14"/>
              </w:rPr>
              <w:br/>
              <w:t>shape_awal = df.shape</w:t>
            </w:r>
            <w:r>
              <w:rPr>
                <w:rFonts w:ascii="Consolas" w:eastAsia="Consolas" w:hAnsi="Consolas"/>
                <w:sz w:val="14"/>
              </w:rPr>
              <w:br/>
              <w:t>print("Dataset berhasil dimuat.")</w:t>
            </w:r>
            <w:r>
              <w:rPr>
                <w:rFonts w:ascii="Consolas" w:eastAsia="Consolas" w:hAnsi="Consolas"/>
                <w:sz w:val="14"/>
              </w:rPr>
              <w:br/>
              <w:t>print("Ukuran dataset:", df.shape)</w:t>
            </w:r>
            <w:r>
              <w:rPr>
                <w:rFonts w:ascii="Consolas" w:eastAsia="Consolas" w:hAnsi="Consolas"/>
                <w:sz w:val="14"/>
              </w:rPr>
              <w:br/>
              <w:t>display(df.head())</w:t>
            </w:r>
          </w:p>
        </w:tc>
      </w:tr>
    </w:tbl>
    <w:p w14:paraId="76875825" w14:textId="77777777" w:rsidR="002D5DA9" w:rsidRDefault="004B715A">
      <w:pPr>
        <w:jc w:val="center"/>
      </w:pPr>
      <w:r>
        <w:rPr>
          <w:b/>
          <w:i/>
          <w:sz w:val="18"/>
        </w:rPr>
        <w:t>Kode 2.1 Memuat Dataset dan Memeriksa Dimensi Data</w:t>
      </w:r>
    </w:p>
    <w:p w14:paraId="414D7C14" w14:textId="7F01B4AE" w:rsidR="002D5DA9" w:rsidRDefault="004B715A">
      <w:r>
        <w:t xml:space="preserve">Output: Dataset </w:t>
      </w:r>
      <w:proofErr w:type="spellStart"/>
      <w:r>
        <w:t>berhasil</w:t>
      </w:r>
      <w:proofErr w:type="spellEnd"/>
      <w:r>
        <w:t xml:space="preserve"> </w:t>
      </w:r>
      <w:proofErr w:type="spellStart"/>
      <w:r>
        <w:t>dimuat</w:t>
      </w:r>
      <w:proofErr w:type="spellEnd"/>
      <w:r>
        <w:t xml:space="preserve"> </w:t>
      </w:r>
      <w:proofErr w:type="spellStart"/>
      <w:r>
        <w:t>dengan</w:t>
      </w:r>
      <w:proofErr w:type="spellEnd"/>
      <w:r>
        <w:t xml:space="preserve"> </w:t>
      </w:r>
      <w:proofErr w:type="spellStart"/>
      <w:r>
        <w:t>ukuran</w:t>
      </w:r>
      <w:proofErr w:type="spellEnd"/>
      <w:r>
        <w:t xml:space="preserve"> dataset (1</w:t>
      </w:r>
      <w:r w:rsidR="009E5B95">
        <w:t>.</w:t>
      </w:r>
      <w:r>
        <w:t>000</w:t>
      </w:r>
      <w:r w:rsidR="009E5B95">
        <w:t>.</w:t>
      </w:r>
      <w:r>
        <w:t>000, 12). Lima data pertama ditampilkan pada tabel berikut.</w:t>
      </w:r>
    </w:p>
    <w:p w14:paraId="549DCFD3" w14:textId="77777777" w:rsidR="002D5DA9" w:rsidRDefault="004B715A">
      <w:pPr>
        <w:jc w:val="center"/>
        <w:rPr>
          <w:b/>
          <w:i/>
          <w:sz w:val="18"/>
        </w:rPr>
      </w:pPr>
      <w:r>
        <w:rPr>
          <w:b/>
          <w:i/>
          <w:sz w:val="18"/>
        </w:rPr>
        <w:t xml:space="preserve">Tabel 2.1 Lima Data </w:t>
      </w:r>
      <w:proofErr w:type="spellStart"/>
      <w:r>
        <w:rPr>
          <w:b/>
          <w:i/>
          <w:sz w:val="18"/>
        </w:rPr>
        <w:t>Pertama</w:t>
      </w:r>
      <w:proofErr w:type="spellEnd"/>
      <w:r>
        <w:rPr>
          <w:b/>
          <w:i/>
          <w:sz w:val="18"/>
        </w:rPr>
        <w:t xml:space="preserve"> Dataset</w:t>
      </w:r>
    </w:p>
    <w:p w14:paraId="768F46BA" w14:textId="4ABAC597" w:rsidR="00747155" w:rsidRPr="00747155" w:rsidRDefault="00BD314E">
      <w:pPr>
        <w:jc w:val="center"/>
        <w:rPr>
          <w:iCs/>
        </w:rPr>
      </w:pPr>
      <w:r w:rsidRPr="00BD314E">
        <w:rPr>
          <w:iCs/>
          <w:noProof/>
        </w:rPr>
        <w:drawing>
          <wp:inline distT="0" distB="0" distL="0" distR="0" wp14:anchorId="7A3B010D" wp14:editId="5EE523D2">
            <wp:extent cx="6583680" cy="1043305"/>
            <wp:effectExtent l="0" t="0" r="7620" b="4445"/>
            <wp:docPr id="179313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38120" name=""/>
                    <pic:cNvPicPr/>
                  </pic:nvPicPr>
                  <pic:blipFill>
                    <a:blip r:embed="rId9"/>
                    <a:stretch>
                      <a:fillRect/>
                    </a:stretch>
                  </pic:blipFill>
                  <pic:spPr>
                    <a:xfrm>
                      <a:off x="0" y="0"/>
                      <a:ext cx="6583680" cy="1043305"/>
                    </a:xfrm>
                    <a:prstGeom prst="rect">
                      <a:avLst/>
                    </a:prstGeom>
                  </pic:spPr>
                </pic:pic>
              </a:graphicData>
            </a:graphic>
          </wp:inline>
        </w:drawing>
      </w:r>
    </w:p>
    <w:p w14:paraId="5D1ECABC" w14:textId="77777777" w:rsidR="002D5DA9" w:rsidRDefault="004B715A">
      <w:pPr>
        <w:pStyle w:val="Heading2"/>
      </w:pPr>
      <w:r>
        <w:t xml:space="preserve">2.2 </w:t>
      </w:r>
      <w:proofErr w:type="spellStart"/>
      <w:r>
        <w:t>Pemeriksaan</w:t>
      </w:r>
      <w:proofErr w:type="spellEnd"/>
      <w:r>
        <w:t xml:space="preserve"> </w:t>
      </w:r>
      <w:proofErr w:type="spellStart"/>
      <w:r>
        <w:t>Tipe</w:t>
      </w:r>
      <w:proofErr w:type="spellEnd"/>
      <w:r>
        <w:t xml:space="preserve"> Data </w:t>
      </w:r>
      <w:proofErr w:type="spellStart"/>
      <w:r>
        <w:t>Atribut</w:t>
      </w:r>
      <w:proofErr w:type="spellEnd"/>
    </w:p>
    <w:tbl>
      <w:tblPr>
        <w:tblStyle w:val="TableGrid"/>
        <w:tblW w:w="0" w:type="auto"/>
        <w:tblLook w:val="04A0" w:firstRow="1" w:lastRow="0" w:firstColumn="1" w:lastColumn="0" w:noHBand="0" w:noVBand="1"/>
      </w:tblPr>
      <w:tblGrid>
        <w:gridCol w:w="10368"/>
      </w:tblGrid>
      <w:tr w:rsidR="002D5DA9" w14:paraId="1EA1B316" w14:textId="77777777">
        <w:tc>
          <w:tcPr>
            <w:tcW w:w="10368" w:type="dxa"/>
            <w:shd w:val="clear" w:color="auto" w:fill="F2F2F2"/>
          </w:tcPr>
          <w:p w14:paraId="01546B36" w14:textId="77777777" w:rsidR="002D5DA9" w:rsidRDefault="004B715A">
            <w:r>
              <w:rPr>
                <w:rFonts w:ascii="Consolas" w:eastAsia="Consolas" w:hAnsi="Consolas"/>
                <w:sz w:val="14"/>
              </w:rPr>
              <w:t># =========================================================</w:t>
            </w:r>
            <w:r>
              <w:rPr>
                <w:rFonts w:ascii="Consolas" w:eastAsia="Consolas" w:hAnsi="Consolas"/>
                <w:sz w:val="14"/>
              </w:rPr>
              <w:br/>
              <w:t># KODE 2.2 PEMERIKSAAN TIPE DATA ATRIBUT</w:t>
            </w:r>
            <w:r>
              <w:rPr>
                <w:rFonts w:ascii="Consolas" w:eastAsia="Consolas" w:hAnsi="Consolas"/>
                <w:sz w:val="14"/>
              </w:rPr>
              <w:br/>
              <w:t># =========================================================</w:t>
            </w:r>
            <w:r>
              <w:rPr>
                <w:rFonts w:ascii="Consolas" w:eastAsia="Consolas" w:hAnsi="Consolas"/>
                <w:sz w:val="14"/>
              </w:rPr>
              <w:br/>
              <w:t>print("Tipe data atribut:")</w:t>
            </w:r>
            <w:r>
              <w:rPr>
                <w:rFonts w:ascii="Consolas" w:eastAsia="Consolas" w:hAnsi="Consolas"/>
                <w:sz w:val="14"/>
              </w:rPr>
              <w:br/>
              <w:t>display(df.dtypes.to_frame("Tipe Data"))</w:t>
            </w:r>
            <w:r>
              <w:rPr>
                <w:rFonts w:ascii="Consolas" w:eastAsia="Consolas" w:hAnsi="Consolas"/>
                <w:sz w:val="14"/>
              </w:rPr>
              <w:br/>
            </w:r>
            <w:r>
              <w:rPr>
                <w:rFonts w:ascii="Consolas" w:eastAsia="Consolas" w:hAnsi="Consolas"/>
                <w:sz w:val="14"/>
              </w:rPr>
              <w:br/>
              <w:t>info_dataset = pd.DataFrame({</w:t>
            </w:r>
            <w:r>
              <w:rPr>
                <w:rFonts w:ascii="Consolas" w:eastAsia="Consolas" w:hAnsi="Consolas"/>
                <w:sz w:val="14"/>
              </w:rPr>
              <w:br/>
              <w:t xml:space="preserve">    "Komponen": ["Nama Dataset", "Sumber", "Jumlah Baris", "Jumlah Kolom", "Periode Data", "Jenis Data", "Teknik Data Mining", "Algoritma"],</w:t>
            </w:r>
            <w:r>
              <w:rPr>
                <w:rFonts w:ascii="Consolas" w:eastAsia="Consolas" w:hAnsi="Consolas"/>
                <w:sz w:val="14"/>
              </w:rPr>
              <w:br/>
              <w:t xml:space="preserve">    "Keterangan": ["Online Store Customer Transactions (1M Rows)", "Kaggle", f"{df.shape[0]:,}", df.shape[1], "2018-2025", "Data transaksi pelanggan toko online", "Clustering", "K-Means Clustering"]</w:t>
            </w:r>
            <w:r>
              <w:rPr>
                <w:rFonts w:ascii="Consolas" w:eastAsia="Consolas" w:hAnsi="Consolas"/>
                <w:sz w:val="14"/>
              </w:rPr>
              <w:br/>
              <w:t>})</w:t>
            </w:r>
            <w:r>
              <w:rPr>
                <w:rFonts w:ascii="Consolas" w:eastAsia="Consolas" w:hAnsi="Consolas"/>
                <w:sz w:val="14"/>
              </w:rPr>
              <w:br/>
              <w:t>display(info_dataset)</w:t>
            </w:r>
          </w:p>
        </w:tc>
      </w:tr>
    </w:tbl>
    <w:p w14:paraId="3C601CE0" w14:textId="77777777" w:rsidR="002D5DA9" w:rsidRDefault="004B715A">
      <w:pPr>
        <w:jc w:val="center"/>
        <w:rPr>
          <w:b/>
          <w:i/>
          <w:sz w:val="18"/>
        </w:rPr>
      </w:pPr>
      <w:r>
        <w:rPr>
          <w:b/>
          <w:i/>
          <w:sz w:val="18"/>
        </w:rPr>
        <w:t xml:space="preserve">Kode 2.2 </w:t>
      </w:r>
      <w:proofErr w:type="spellStart"/>
      <w:r>
        <w:rPr>
          <w:b/>
          <w:i/>
          <w:sz w:val="18"/>
        </w:rPr>
        <w:t>Pemeriksaan</w:t>
      </w:r>
      <w:proofErr w:type="spellEnd"/>
      <w:r>
        <w:rPr>
          <w:b/>
          <w:i/>
          <w:sz w:val="18"/>
        </w:rPr>
        <w:t xml:space="preserve"> </w:t>
      </w:r>
      <w:proofErr w:type="spellStart"/>
      <w:r>
        <w:rPr>
          <w:b/>
          <w:i/>
          <w:sz w:val="18"/>
        </w:rPr>
        <w:t>Tipe</w:t>
      </w:r>
      <w:proofErr w:type="spellEnd"/>
      <w:r>
        <w:rPr>
          <w:b/>
          <w:i/>
          <w:sz w:val="18"/>
        </w:rPr>
        <w:t xml:space="preserve"> Data </w:t>
      </w:r>
      <w:proofErr w:type="spellStart"/>
      <w:r>
        <w:rPr>
          <w:b/>
          <w:i/>
          <w:sz w:val="18"/>
        </w:rPr>
        <w:t>Atribut</w:t>
      </w:r>
      <w:proofErr w:type="spellEnd"/>
    </w:p>
    <w:p w14:paraId="0B17CD3A" w14:textId="77777777" w:rsidR="006A524F" w:rsidRDefault="006A524F">
      <w:pPr>
        <w:jc w:val="center"/>
      </w:pPr>
    </w:p>
    <w:p w14:paraId="3112DB0A" w14:textId="77777777" w:rsidR="00BD314E" w:rsidRDefault="00BD314E">
      <w:pPr>
        <w:jc w:val="center"/>
      </w:pPr>
    </w:p>
    <w:p w14:paraId="4E408019" w14:textId="77777777" w:rsidR="002D5DA9" w:rsidRDefault="004B715A">
      <w:pPr>
        <w:jc w:val="center"/>
      </w:pPr>
      <w:r>
        <w:rPr>
          <w:b/>
          <w:i/>
          <w:sz w:val="18"/>
        </w:rPr>
        <w:t>Tabel 2.2 Tipe Data Atribut</w:t>
      </w:r>
    </w:p>
    <w:p w14:paraId="24C056DC" w14:textId="696CA8B4" w:rsidR="00BD314E" w:rsidRPr="00BD314E" w:rsidRDefault="00DA4096">
      <w:pPr>
        <w:jc w:val="center"/>
        <w:rPr>
          <w:b/>
          <w:iCs/>
          <w:sz w:val="18"/>
        </w:rPr>
      </w:pPr>
      <w:r w:rsidRPr="00DA4096">
        <w:rPr>
          <w:b/>
          <w:iCs/>
          <w:noProof/>
          <w:sz w:val="18"/>
        </w:rPr>
        <w:drawing>
          <wp:inline distT="0" distB="0" distL="0" distR="0" wp14:anchorId="0890E2A7" wp14:editId="3953CB4E">
            <wp:extent cx="1638442" cy="2827265"/>
            <wp:effectExtent l="0" t="0" r="0" b="0"/>
            <wp:docPr id="189548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81785" name=""/>
                    <pic:cNvPicPr/>
                  </pic:nvPicPr>
                  <pic:blipFill>
                    <a:blip r:embed="rId10"/>
                    <a:stretch>
                      <a:fillRect/>
                    </a:stretch>
                  </pic:blipFill>
                  <pic:spPr>
                    <a:xfrm>
                      <a:off x="0" y="0"/>
                      <a:ext cx="1638442" cy="2827265"/>
                    </a:xfrm>
                    <a:prstGeom prst="rect">
                      <a:avLst/>
                    </a:prstGeom>
                  </pic:spPr>
                </pic:pic>
              </a:graphicData>
            </a:graphic>
          </wp:inline>
        </w:drawing>
      </w:r>
    </w:p>
    <w:p w14:paraId="2A6F5E9E" w14:textId="0C5E9D2C" w:rsidR="002D5DA9" w:rsidRDefault="004B715A">
      <w:pPr>
        <w:jc w:val="center"/>
      </w:pPr>
      <w:r>
        <w:rPr>
          <w:b/>
          <w:i/>
          <w:sz w:val="18"/>
        </w:rPr>
        <w:t xml:space="preserve">Tabel 2.3 </w:t>
      </w:r>
      <w:proofErr w:type="spellStart"/>
      <w:r>
        <w:rPr>
          <w:b/>
          <w:i/>
          <w:sz w:val="18"/>
        </w:rPr>
        <w:t>Informasi</w:t>
      </w:r>
      <w:proofErr w:type="spellEnd"/>
      <w:r>
        <w:rPr>
          <w:b/>
          <w:i/>
          <w:sz w:val="18"/>
        </w:rPr>
        <w:t xml:space="preserve"> Dataset</w:t>
      </w:r>
    </w:p>
    <w:p w14:paraId="2AC1E1A7" w14:textId="35D6C444" w:rsidR="00DA4096" w:rsidRDefault="00DA4096" w:rsidP="00DA4096">
      <w:pPr>
        <w:jc w:val="center"/>
      </w:pPr>
      <w:r w:rsidRPr="00DA4096">
        <w:rPr>
          <w:noProof/>
        </w:rPr>
        <w:drawing>
          <wp:inline distT="0" distB="0" distL="0" distR="0" wp14:anchorId="0B34296A" wp14:editId="6B2590A3">
            <wp:extent cx="3444538" cy="1958510"/>
            <wp:effectExtent l="0" t="0" r="3810" b="3810"/>
            <wp:docPr id="11867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4694" name=""/>
                    <pic:cNvPicPr/>
                  </pic:nvPicPr>
                  <pic:blipFill>
                    <a:blip r:embed="rId11"/>
                    <a:stretch>
                      <a:fillRect/>
                    </a:stretch>
                  </pic:blipFill>
                  <pic:spPr>
                    <a:xfrm>
                      <a:off x="0" y="0"/>
                      <a:ext cx="3444538" cy="1958510"/>
                    </a:xfrm>
                    <a:prstGeom prst="rect">
                      <a:avLst/>
                    </a:prstGeom>
                  </pic:spPr>
                </pic:pic>
              </a:graphicData>
            </a:graphic>
          </wp:inline>
        </w:drawing>
      </w:r>
    </w:p>
    <w:p w14:paraId="2B92E18A" w14:textId="7C1773C9" w:rsidR="002D5DA9" w:rsidRDefault="004B715A">
      <w:r>
        <w:t xml:space="preserve">Hasil </w:t>
      </w:r>
      <w:proofErr w:type="spellStart"/>
      <w:r>
        <w:t>pemeriksaan</w:t>
      </w:r>
      <w:proofErr w:type="spellEnd"/>
      <w:r>
        <w:t xml:space="preserve"> </w:t>
      </w:r>
      <w:proofErr w:type="spellStart"/>
      <w:r>
        <w:t>menunjukkan</w:t>
      </w:r>
      <w:proofErr w:type="spellEnd"/>
      <w:r>
        <w:t xml:space="preserve"> </w:t>
      </w:r>
      <w:proofErr w:type="spellStart"/>
      <w:r>
        <w:t>bahwa</w:t>
      </w:r>
      <w:proofErr w:type="spellEnd"/>
      <w:r>
        <w:t xml:space="preserve"> dataset memiliki 1.000.000 baris dan 11 kolom. Transaction_date terbaca sebagai object, sedangkan Age, Referral, dan Amount_spent terbaca sebagai atribut numerik.</w:t>
      </w:r>
    </w:p>
    <w:p w14:paraId="3CE335D6" w14:textId="77777777" w:rsidR="002D5DA9" w:rsidRDefault="004B715A">
      <w:pPr>
        <w:pStyle w:val="Heading2"/>
      </w:pPr>
      <w:r>
        <w:t>2.3 Statistik Deskriptif Atribut Numerik</w:t>
      </w:r>
    </w:p>
    <w:tbl>
      <w:tblPr>
        <w:tblStyle w:val="TableGrid"/>
        <w:tblW w:w="0" w:type="auto"/>
        <w:tblLook w:val="04A0" w:firstRow="1" w:lastRow="0" w:firstColumn="1" w:lastColumn="0" w:noHBand="0" w:noVBand="1"/>
      </w:tblPr>
      <w:tblGrid>
        <w:gridCol w:w="10368"/>
      </w:tblGrid>
      <w:tr w:rsidR="002D5DA9" w14:paraId="3D68FB77" w14:textId="77777777">
        <w:tc>
          <w:tcPr>
            <w:tcW w:w="10368" w:type="dxa"/>
            <w:shd w:val="clear" w:color="auto" w:fill="F2F2F2"/>
          </w:tcPr>
          <w:p w14:paraId="73953040" w14:textId="77777777" w:rsidR="002D5DA9" w:rsidRDefault="004B715A">
            <w:r>
              <w:rPr>
                <w:rFonts w:ascii="Consolas" w:eastAsia="Consolas" w:hAnsi="Consolas"/>
                <w:sz w:val="14"/>
              </w:rPr>
              <w:t># =========================================================</w:t>
            </w:r>
            <w:r>
              <w:rPr>
                <w:rFonts w:ascii="Consolas" w:eastAsia="Consolas" w:hAnsi="Consolas"/>
                <w:sz w:val="14"/>
              </w:rPr>
              <w:br/>
              <w:t># KODE 2.3 STATISTIK DESKRIPTIF ATRIBUT NUMERIK</w:t>
            </w:r>
            <w:r>
              <w:rPr>
                <w:rFonts w:ascii="Consolas" w:eastAsia="Consolas" w:hAnsi="Consolas"/>
                <w:sz w:val="14"/>
              </w:rPr>
              <w:br/>
              <w:t># =========================================================</w:t>
            </w:r>
            <w:r>
              <w:rPr>
                <w:rFonts w:ascii="Consolas" w:eastAsia="Consolas" w:hAnsi="Consolas"/>
                <w:sz w:val="14"/>
              </w:rPr>
              <w:br/>
              <w:t>kolom_numerik_awal = ["Age", "Referral", "Amount_spent"]</w:t>
            </w:r>
            <w:r>
              <w:rPr>
                <w:rFonts w:ascii="Consolas" w:eastAsia="Consolas" w:hAnsi="Consolas"/>
                <w:sz w:val="14"/>
              </w:rPr>
              <w:br/>
              <w:t>statistik_numerik = df[kolom_numerik_awal].describe().round(2)</w:t>
            </w:r>
            <w:r>
              <w:rPr>
                <w:rFonts w:ascii="Consolas" w:eastAsia="Consolas" w:hAnsi="Consolas"/>
                <w:sz w:val="14"/>
              </w:rPr>
              <w:br/>
              <w:t>display(statistik_numerik)</w:t>
            </w:r>
          </w:p>
        </w:tc>
      </w:tr>
    </w:tbl>
    <w:p w14:paraId="7F83D393" w14:textId="77777777" w:rsidR="002D5DA9" w:rsidRDefault="004B715A">
      <w:pPr>
        <w:jc w:val="center"/>
      </w:pPr>
      <w:r>
        <w:rPr>
          <w:b/>
          <w:i/>
          <w:sz w:val="18"/>
        </w:rPr>
        <w:t>Kode 2.3 Statistik Deskriptif Atribut Numerik</w:t>
      </w:r>
    </w:p>
    <w:p w14:paraId="674BFB05" w14:textId="77777777" w:rsidR="00023B3B" w:rsidRDefault="00023B3B">
      <w:pPr>
        <w:jc w:val="center"/>
        <w:rPr>
          <w:b/>
          <w:i/>
          <w:sz w:val="18"/>
        </w:rPr>
      </w:pPr>
    </w:p>
    <w:p w14:paraId="6FFC7613" w14:textId="77777777" w:rsidR="00023B3B" w:rsidRDefault="00023B3B">
      <w:pPr>
        <w:jc w:val="center"/>
        <w:rPr>
          <w:b/>
          <w:i/>
          <w:sz w:val="18"/>
        </w:rPr>
      </w:pPr>
    </w:p>
    <w:p w14:paraId="220F3333" w14:textId="77777777" w:rsidR="00023B3B" w:rsidRDefault="00023B3B">
      <w:pPr>
        <w:jc w:val="center"/>
        <w:rPr>
          <w:b/>
          <w:i/>
          <w:sz w:val="18"/>
        </w:rPr>
      </w:pPr>
    </w:p>
    <w:p w14:paraId="7BCEC73F" w14:textId="77777777" w:rsidR="00023B3B" w:rsidRDefault="00023B3B">
      <w:pPr>
        <w:jc w:val="center"/>
        <w:rPr>
          <w:b/>
          <w:i/>
          <w:sz w:val="18"/>
        </w:rPr>
      </w:pPr>
    </w:p>
    <w:p w14:paraId="1BB04DCC" w14:textId="77777777" w:rsidR="00023B3B" w:rsidRDefault="00023B3B">
      <w:pPr>
        <w:jc w:val="center"/>
        <w:rPr>
          <w:b/>
          <w:i/>
          <w:sz w:val="18"/>
        </w:rPr>
      </w:pPr>
    </w:p>
    <w:p w14:paraId="7F58BC50" w14:textId="46BEAAEE" w:rsidR="002D5DA9" w:rsidRDefault="004B715A">
      <w:pPr>
        <w:jc w:val="center"/>
      </w:pPr>
      <w:r>
        <w:rPr>
          <w:b/>
          <w:i/>
          <w:sz w:val="18"/>
        </w:rPr>
        <w:t xml:space="preserve">Tabel 2.4 </w:t>
      </w:r>
      <w:proofErr w:type="spellStart"/>
      <w:r>
        <w:rPr>
          <w:b/>
          <w:i/>
          <w:sz w:val="18"/>
        </w:rPr>
        <w:t>Statistik</w:t>
      </w:r>
      <w:proofErr w:type="spellEnd"/>
      <w:r>
        <w:rPr>
          <w:b/>
          <w:i/>
          <w:sz w:val="18"/>
        </w:rPr>
        <w:t xml:space="preserve"> </w:t>
      </w:r>
      <w:proofErr w:type="spellStart"/>
      <w:r>
        <w:rPr>
          <w:b/>
          <w:i/>
          <w:sz w:val="18"/>
        </w:rPr>
        <w:t>Deskriptif</w:t>
      </w:r>
      <w:proofErr w:type="spellEnd"/>
      <w:r>
        <w:rPr>
          <w:b/>
          <w:i/>
          <w:sz w:val="18"/>
        </w:rPr>
        <w:t xml:space="preserve"> </w:t>
      </w:r>
      <w:proofErr w:type="spellStart"/>
      <w:r>
        <w:rPr>
          <w:b/>
          <w:i/>
          <w:sz w:val="18"/>
        </w:rPr>
        <w:t>Atribut</w:t>
      </w:r>
      <w:proofErr w:type="spellEnd"/>
      <w:r>
        <w:rPr>
          <w:b/>
          <w:i/>
          <w:sz w:val="18"/>
        </w:rPr>
        <w:t xml:space="preserve"> </w:t>
      </w:r>
      <w:proofErr w:type="spellStart"/>
      <w:r>
        <w:rPr>
          <w:b/>
          <w:i/>
          <w:sz w:val="18"/>
        </w:rPr>
        <w:t>Numerik</w:t>
      </w:r>
      <w:proofErr w:type="spellEnd"/>
    </w:p>
    <w:p w14:paraId="78754F4F" w14:textId="0F801029" w:rsidR="006B4B5E" w:rsidRDefault="00023B3B" w:rsidP="00023B3B">
      <w:pPr>
        <w:jc w:val="center"/>
      </w:pPr>
      <w:r w:rsidRPr="00023B3B">
        <w:rPr>
          <w:noProof/>
        </w:rPr>
        <w:drawing>
          <wp:inline distT="0" distB="0" distL="0" distR="0" wp14:anchorId="3EF8A779" wp14:editId="643D97BC">
            <wp:extent cx="2370025" cy="2057578"/>
            <wp:effectExtent l="0" t="0" r="0" b="0"/>
            <wp:docPr id="22389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91720" name=""/>
                    <pic:cNvPicPr/>
                  </pic:nvPicPr>
                  <pic:blipFill>
                    <a:blip r:embed="rId12"/>
                    <a:stretch>
                      <a:fillRect/>
                    </a:stretch>
                  </pic:blipFill>
                  <pic:spPr>
                    <a:xfrm>
                      <a:off x="0" y="0"/>
                      <a:ext cx="2370025" cy="2057578"/>
                    </a:xfrm>
                    <a:prstGeom prst="rect">
                      <a:avLst/>
                    </a:prstGeom>
                  </pic:spPr>
                </pic:pic>
              </a:graphicData>
            </a:graphic>
          </wp:inline>
        </w:drawing>
      </w:r>
    </w:p>
    <w:p w14:paraId="3AC13D84" w14:textId="0CD23CDB" w:rsidR="002D5DA9" w:rsidRDefault="004B715A">
      <w:proofErr w:type="spellStart"/>
      <w:r>
        <w:t>Atribut</w:t>
      </w:r>
      <w:proofErr w:type="spellEnd"/>
      <w:r>
        <w:t xml:space="preserve"> Age </w:t>
      </w:r>
      <w:proofErr w:type="spellStart"/>
      <w:r>
        <w:t>memiliki</w:t>
      </w:r>
      <w:proofErr w:type="spellEnd"/>
      <w:r>
        <w:t xml:space="preserve"> </w:t>
      </w:r>
      <w:proofErr w:type="spellStart"/>
      <w:r>
        <w:t>rentang</w:t>
      </w:r>
      <w:proofErr w:type="spellEnd"/>
      <w:r>
        <w:t xml:space="preserve"> 15 sampai 78 tahun. Atribut Amount_spent memiliki rentang 2,09 sampai 2.999,98 sehingga perlu distandardisasi sebelum digunakan pada K-Means.</w:t>
      </w:r>
    </w:p>
    <w:p w14:paraId="2261C181" w14:textId="77777777" w:rsidR="002D5DA9" w:rsidRDefault="004B715A">
      <w:pPr>
        <w:pStyle w:val="Heading2"/>
      </w:pPr>
      <w:r>
        <w:t>2.4 Distribusi Atribut Kategorikal</w:t>
      </w:r>
    </w:p>
    <w:tbl>
      <w:tblPr>
        <w:tblStyle w:val="TableGrid"/>
        <w:tblW w:w="0" w:type="auto"/>
        <w:tblLook w:val="04A0" w:firstRow="1" w:lastRow="0" w:firstColumn="1" w:lastColumn="0" w:noHBand="0" w:noVBand="1"/>
      </w:tblPr>
      <w:tblGrid>
        <w:gridCol w:w="10368"/>
      </w:tblGrid>
      <w:tr w:rsidR="002D5DA9" w14:paraId="61AE5AD1" w14:textId="77777777">
        <w:tc>
          <w:tcPr>
            <w:tcW w:w="10368" w:type="dxa"/>
            <w:shd w:val="clear" w:color="auto" w:fill="F2F2F2"/>
          </w:tcPr>
          <w:p w14:paraId="1B492F75" w14:textId="77777777" w:rsidR="002D5DA9" w:rsidRDefault="004B715A">
            <w:r>
              <w:rPr>
                <w:rFonts w:ascii="Consolas" w:eastAsia="Consolas" w:hAnsi="Consolas"/>
                <w:sz w:val="14"/>
              </w:rPr>
              <w:t># =========================================================</w:t>
            </w:r>
            <w:r>
              <w:rPr>
                <w:rFonts w:ascii="Consolas" w:eastAsia="Consolas" w:hAnsi="Consolas"/>
                <w:sz w:val="14"/>
              </w:rPr>
              <w:br/>
              <w:t># KODE 2.4 DISTRIBUSI ATRIBUT KATEGORIKAL</w:t>
            </w:r>
            <w:r>
              <w:rPr>
                <w:rFonts w:ascii="Consolas" w:eastAsia="Consolas" w:hAnsi="Consolas"/>
                <w:sz w:val="14"/>
              </w:rPr>
              <w:br/>
              <w:t># =========================================================</w:t>
            </w:r>
            <w:r>
              <w:rPr>
                <w:rFonts w:ascii="Consolas" w:eastAsia="Consolas" w:hAnsi="Consolas"/>
                <w:sz w:val="14"/>
              </w:rPr>
              <w:br/>
              <w:t>kolom_kategorikal_awal = ["Gender", "Marital_status", "Employees_status", "Payment_method", "Segment"]</w:t>
            </w:r>
            <w:r>
              <w:rPr>
                <w:rFonts w:ascii="Consolas" w:eastAsia="Consolas" w:hAnsi="Consolas"/>
                <w:sz w:val="14"/>
              </w:rPr>
              <w:br/>
              <w:t>for kolom in kolom_kategorikal_awal:</w:t>
            </w:r>
            <w:r>
              <w:rPr>
                <w:rFonts w:ascii="Consolas" w:eastAsia="Consolas" w:hAnsi="Consolas"/>
                <w:sz w:val="14"/>
              </w:rPr>
              <w:br/>
              <w:t xml:space="preserve">    print(f"\nDistribusi kategori: {kolom}")</w:t>
            </w:r>
            <w:r>
              <w:rPr>
                <w:rFonts w:ascii="Consolas" w:eastAsia="Consolas" w:hAnsi="Consolas"/>
                <w:sz w:val="14"/>
              </w:rPr>
              <w:br/>
              <w:t xml:space="preserve">    display(df[kolom].value_counts(dropna=False).to_frame("Jumlah"))</w:t>
            </w:r>
          </w:p>
        </w:tc>
      </w:tr>
    </w:tbl>
    <w:p w14:paraId="78DEF06B" w14:textId="77777777" w:rsidR="002D5DA9" w:rsidRDefault="004B715A">
      <w:pPr>
        <w:jc w:val="center"/>
      </w:pPr>
      <w:r>
        <w:rPr>
          <w:b/>
          <w:i/>
          <w:sz w:val="18"/>
        </w:rPr>
        <w:t>Kode 2.4 Distribusi Atribut Kategorikal</w:t>
      </w:r>
    </w:p>
    <w:p w14:paraId="1BBA39AD" w14:textId="77777777" w:rsidR="002D5DA9" w:rsidRDefault="004B715A">
      <w:pPr>
        <w:jc w:val="center"/>
        <w:rPr>
          <w:b/>
          <w:i/>
          <w:sz w:val="18"/>
        </w:rPr>
      </w:pPr>
      <w:r>
        <w:rPr>
          <w:b/>
          <w:i/>
          <w:sz w:val="18"/>
        </w:rPr>
        <w:t xml:space="preserve">Tabel 2.5 </w:t>
      </w:r>
      <w:proofErr w:type="spellStart"/>
      <w:r>
        <w:rPr>
          <w:b/>
          <w:i/>
          <w:sz w:val="18"/>
        </w:rPr>
        <w:t>Distribusi</w:t>
      </w:r>
      <w:proofErr w:type="spellEnd"/>
      <w:r>
        <w:rPr>
          <w:b/>
          <w:i/>
          <w:sz w:val="18"/>
        </w:rPr>
        <w:t xml:space="preserve"> </w:t>
      </w:r>
      <w:proofErr w:type="spellStart"/>
      <w:r>
        <w:rPr>
          <w:b/>
          <w:i/>
          <w:sz w:val="18"/>
        </w:rPr>
        <w:t>Atribut</w:t>
      </w:r>
      <w:proofErr w:type="spellEnd"/>
      <w:r>
        <w:rPr>
          <w:b/>
          <w:i/>
          <w:sz w:val="18"/>
        </w:rPr>
        <w:t xml:space="preserve"> </w:t>
      </w:r>
      <w:proofErr w:type="spellStart"/>
      <w:r>
        <w:rPr>
          <w:b/>
          <w:i/>
          <w:sz w:val="18"/>
        </w:rPr>
        <w:t>Kategorikal</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7"/>
        <w:gridCol w:w="1925"/>
        <w:gridCol w:w="1596"/>
        <w:gridCol w:w="3696"/>
      </w:tblGrid>
      <w:tr w:rsidR="00387B01" w14:paraId="71B111A8" w14:textId="77777777" w:rsidTr="004C3EB8">
        <w:trPr>
          <w:trHeight w:val="2858"/>
        </w:trPr>
        <w:tc>
          <w:tcPr>
            <w:tcW w:w="3367" w:type="dxa"/>
          </w:tcPr>
          <w:p w14:paraId="5B869617" w14:textId="34231034" w:rsidR="00387B01" w:rsidRDefault="00387B01">
            <w:pPr>
              <w:jc w:val="center"/>
              <w:rPr>
                <w:b/>
                <w:iCs/>
                <w:sz w:val="18"/>
              </w:rPr>
            </w:pPr>
            <w:r w:rsidRPr="000E71C2">
              <w:rPr>
                <w:iCs/>
                <w:noProof/>
              </w:rPr>
              <w:drawing>
                <wp:inline distT="0" distB="0" distL="0" distR="0" wp14:anchorId="403159D5" wp14:editId="5EA46785">
                  <wp:extent cx="1607820" cy="1295400"/>
                  <wp:effectExtent l="0" t="0" r="0" b="0"/>
                  <wp:docPr id="120804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44968" name=""/>
                          <pic:cNvPicPr/>
                        </pic:nvPicPr>
                        <pic:blipFill rotWithShape="1">
                          <a:blip r:embed="rId13"/>
                          <a:srcRect r="13878"/>
                          <a:stretch>
                            <a:fillRect/>
                          </a:stretch>
                        </pic:blipFill>
                        <pic:spPr bwMode="auto">
                          <a:xfrm>
                            <a:off x="0" y="0"/>
                            <a:ext cx="1607960" cy="1295512"/>
                          </a:xfrm>
                          <a:prstGeom prst="rect">
                            <a:avLst/>
                          </a:prstGeom>
                          <a:ln>
                            <a:noFill/>
                          </a:ln>
                          <a:extLst>
                            <a:ext uri="{53640926-AAD7-44D8-BBD7-CCE9431645EC}">
                              <a14:shadowObscured xmlns:a14="http://schemas.microsoft.com/office/drawing/2010/main"/>
                            </a:ext>
                          </a:extLst>
                        </pic:spPr>
                      </pic:pic>
                    </a:graphicData>
                  </a:graphic>
                </wp:inline>
              </w:drawing>
            </w:r>
          </w:p>
        </w:tc>
        <w:tc>
          <w:tcPr>
            <w:tcW w:w="3521" w:type="dxa"/>
            <w:gridSpan w:val="2"/>
          </w:tcPr>
          <w:p w14:paraId="5538E072" w14:textId="5585EEFB" w:rsidR="00387B01" w:rsidRDefault="00120C23">
            <w:pPr>
              <w:jc w:val="center"/>
              <w:rPr>
                <w:b/>
                <w:iCs/>
                <w:sz w:val="18"/>
              </w:rPr>
            </w:pPr>
            <w:r w:rsidRPr="00120C23">
              <w:rPr>
                <w:b/>
                <w:iCs/>
                <w:noProof/>
                <w:sz w:val="18"/>
              </w:rPr>
              <w:drawing>
                <wp:inline distT="0" distB="0" distL="0" distR="0" wp14:anchorId="0E2E02C1" wp14:editId="10953E1F">
                  <wp:extent cx="2080259" cy="1181100"/>
                  <wp:effectExtent l="0" t="0" r="0" b="0"/>
                  <wp:docPr id="947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905" name=""/>
                          <pic:cNvPicPr/>
                        </pic:nvPicPr>
                        <pic:blipFill>
                          <a:blip r:embed="rId14"/>
                          <a:stretch>
                            <a:fillRect/>
                          </a:stretch>
                        </pic:blipFill>
                        <pic:spPr>
                          <a:xfrm>
                            <a:off x="0" y="0"/>
                            <a:ext cx="2086155" cy="1184447"/>
                          </a:xfrm>
                          <a:prstGeom prst="rect">
                            <a:avLst/>
                          </a:prstGeom>
                        </pic:spPr>
                      </pic:pic>
                    </a:graphicData>
                  </a:graphic>
                </wp:inline>
              </w:drawing>
            </w:r>
          </w:p>
        </w:tc>
        <w:tc>
          <w:tcPr>
            <w:tcW w:w="3696" w:type="dxa"/>
          </w:tcPr>
          <w:p w14:paraId="02076B6E" w14:textId="7D75E92C" w:rsidR="00387B01" w:rsidRDefault="0074526E">
            <w:pPr>
              <w:jc w:val="center"/>
              <w:rPr>
                <w:b/>
                <w:iCs/>
                <w:sz w:val="18"/>
              </w:rPr>
            </w:pPr>
            <w:r w:rsidRPr="0074526E">
              <w:rPr>
                <w:b/>
                <w:iCs/>
                <w:noProof/>
                <w:sz w:val="18"/>
              </w:rPr>
              <w:drawing>
                <wp:inline distT="0" distB="0" distL="0" distR="0" wp14:anchorId="2F7F37CB" wp14:editId="3E8C357F">
                  <wp:extent cx="2209992" cy="1775614"/>
                  <wp:effectExtent l="0" t="0" r="0" b="0"/>
                  <wp:docPr id="71104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49906" name=""/>
                          <pic:cNvPicPr/>
                        </pic:nvPicPr>
                        <pic:blipFill>
                          <a:blip r:embed="rId15"/>
                          <a:stretch>
                            <a:fillRect/>
                          </a:stretch>
                        </pic:blipFill>
                        <pic:spPr>
                          <a:xfrm>
                            <a:off x="0" y="0"/>
                            <a:ext cx="2209992" cy="1775614"/>
                          </a:xfrm>
                          <a:prstGeom prst="rect">
                            <a:avLst/>
                          </a:prstGeom>
                        </pic:spPr>
                      </pic:pic>
                    </a:graphicData>
                  </a:graphic>
                </wp:inline>
              </w:drawing>
            </w:r>
          </w:p>
        </w:tc>
      </w:tr>
      <w:tr w:rsidR="0074526E" w14:paraId="10255170" w14:textId="77777777" w:rsidTr="004C3EB8">
        <w:tc>
          <w:tcPr>
            <w:tcW w:w="5292" w:type="dxa"/>
            <w:gridSpan w:val="2"/>
          </w:tcPr>
          <w:p w14:paraId="4C73E420" w14:textId="5FF1452C" w:rsidR="0074526E" w:rsidRDefault="004C3EB8">
            <w:pPr>
              <w:jc w:val="center"/>
              <w:rPr>
                <w:b/>
                <w:iCs/>
                <w:sz w:val="18"/>
              </w:rPr>
            </w:pPr>
            <w:r w:rsidRPr="004C3EB8">
              <w:rPr>
                <w:b/>
                <w:iCs/>
                <w:noProof/>
                <w:sz w:val="18"/>
              </w:rPr>
              <w:drawing>
                <wp:inline distT="0" distB="0" distL="0" distR="0" wp14:anchorId="45F792C8" wp14:editId="45C6EEC7">
                  <wp:extent cx="2019475" cy="1280271"/>
                  <wp:effectExtent l="0" t="0" r="0" b="0"/>
                  <wp:docPr id="101761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17178" name=""/>
                          <pic:cNvPicPr/>
                        </pic:nvPicPr>
                        <pic:blipFill>
                          <a:blip r:embed="rId16"/>
                          <a:stretch>
                            <a:fillRect/>
                          </a:stretch>
                        </pic:blipFill>
                        <pic:spPr>
                          <a:xfrm>
                            <a:off x="0" y="0"/>
                            <a:ext cx="2019475" cy="1280271"/>
                          </a:xfrm>
                          <a:prstGeom prst="rect">
                            <a:avLst/>
                          </a:prstGeom>
                        </pic:spPr>
                      </pic:pic>
                    </a:graphicData>
                  </a:graphic>
                </wp:inline>
              </w:drawing>
            </w:r>
          </w:p>
        </w:tc>
        <w:tc>
          <w:tcPr>
            <w:tcW w:w="5292" w:type="dxa"/>
            <w:gridSpan w:val="2"/>
          </w:tcPr>
          <w:p w14:paraId="197DF4CE" w14:textId="195D1D6F" w:rsidR="0074526E" w:rsidRDefault="004C3EB8">
            <w:pPr>
              <w:jc w:val="center"/>
              <w:rPr>
                <w:b/>
                <w:iCs/>
                <w:sz w:val="18"/>
              </w:rPr>
            </w:pPr>
            <w:r w:rsidRPr="004C3EB8">
              <w:rPr>
                <w:b/>
                <w:iCs/>
                <w:noProof/>
                <w:sz w:val="18"/>
              </w:rPr>
              <w:drawing>
                <wp:inline distT="0" distB="0" distL="0" distR="0" wp14:anchorId="243EE1E0" wp14:editId="1B6C0AD8">
                  <wp:extent cx="1867062" cy="1752752"/>
                  <wp:effectExtent l="0" t="0" r="0" b="0"/>
                  <wp:docPr id="74753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34930" name=""/>
                          <pic:cNvPicPr/>
                        </pic:nvPicPr>
                        <pic:blipFill>
                          <a:blip r:embed="rId17"/>
                          <a:stretch>
                            <a:fillRect/>
                          </a:stretch>
                        </pic:blipFill>
                        <pic:spPr>
                          <a:xfrm>
                            <a:off x="0" y="0"/>
                            <a:ext cx="1867062" cy="1752752"/>
                          </a:xfrm>
                          <a:prstGeom prst="rect">
                            <a:avLst/>
                          </a:prstGeom>
                        </pic:spPr>
                      </pic:pic>
                    </a:graphicData>
                  </a:graphic>
                </wp:inline>
              </w:drawing>
            </w:r>
          </w:p>
        </w:tc>
      </w:tr>
    </w:tbl>
    <w:p w14:paraId="5E2C30EF" w14:textId="77777777" w:rsidR="00723659" w:rsidRPr="00723659" w:rsidRDefault="00723659">
      <w:pPr>
        <w:jc w:val="center"/>
        <w:rPr>
          <w:b/>
          <w:iCs/>
          <w:sz w:val="18"/>
        </w:rPr>
      </w:pPr>
    </w:p>
    <w:p w14:paraId="07240216" w14:textId="46F806A0" w:rsidR="00824434" w:rsidRPr="00824434" w:rsidRDefault="00824434">
      <w:pPr>
        <w:jc w:val="center"/>
        <w:rPr>
          <w:iCs/>
        </w:rPr>
      </w:pPr>
    </w:p>
    <w:tbl>
      <w:tblPr>
        <w:tblStyle w:val="TableGrid"/>
        <w:tblW w:w="0" w:type="auto"/>
        <w:jc w:val="center"/>
        <w:tblLook w:val="04A0" w:firstRow="1" w:lastRow="0" w:firstColumn="1" w:lastColumn="0" w:noHBand="0" w:noVBand="1"/>
      </w:tblPr>
      <w:tblGrid>
        <w:gridCol w:w="1950"/>
        <w:gridCol w:w="1710"/>
        <w:gridCol w:w="996"/>
        <w:gridCol w:w="1769"/>
      </w:tblGrid>
      <w:tr w:rsidR="002D5DA9" w:rsidRPr="004C3EB8" w14:paraId="326C8E16" w14:textId="77777777" w:rsidTr="004C3EB8">
        <w:trPr>
          <w:tblHeader/>
          <w:jc w:val="center"/>
        </w:trPr>
        <w:tc>
          <w:tcPr>
            <w:tcW w:w="0" w:type="auto"/>
            <w:shd w:val="clear" w:color="auto" w:fill="FFFFFF" w:themeFill="background1"/>
            <w:vAlign w:val="center"/>
          </w:tcPr>
          <w:p w14:paraId="52435E9D" w14:textId="77777777" w:rsidR="002D5DA9" w:rsidRPr="004C3EB8" w:rsidRDefault="004B715A">
            <w:pPr>
              <w:jc w:val="center"/>
              <w:rPr>
                <w:szCs w:val="24"/>
              </w:rPr>
            </w:pPr>
            <w:r w:rsidRPr="004C3EB8">
              <w:rPr>
                <w:b/>
                <w:szCs w:val="24"/>
              </w:rPr>
              <w:t>Atribut</w:t>
            </w:r>
          </w:p>
        </w:tc>
        <w:tc>
          <w:tcPr>
            <w:tcW w:w="0" w:type="auto"/>
            <w:shd w:val="clear" w:color="auto" w:fill="FFFFFF" w:themeFill="background1"/>
            <w:vAlign w:val="center"/>
          </w:tcPr>
          <w:p w14:paraId="7D9192C9" w14:textId="77777777" w:rsidR="002D5DA9" w:rsidRPr="004C3EB8" w:rsidRDefault="004B715A">
            <w:pPr>
              <w:jc w:val="center"/>
              <w:rPr>
                <w:szCs w:val="24"/>
              </w:rPr>
            </w:pPr>
            <w:r w:rsidRPr="004C3EB8">
              <w:rPr>
                <w:b/>
                <w:szCs w:val="24"/>
              </w:rPr>
              <w:t>Kategori</w:t>
            </w:r>
          </w:p>
        </w:tc>
        <w:tc>
          <w:tcPr>
            <w:tcW w:w="0" w:type="auto"/>
            <w:shd w:val="clear" w:color="auto" w:fill="FFFFFF" w:themeFill="background1"/>
            <w:vAlign w:val="center"/>
          </w:tcPr>
          <w:p w14:paraId="54B91C7C" w14:textId="77777777" w:rsidR="002D5DA9" w:rsidRPr="004C3EB8" w:rsidRDefault="004B715A">
            <w:pPr>
              <w:jc w:val="center"/>
              <w:rPr>
                <w:szCs w:val="24"/>
              </w:rPr>
            </w:pPr>
            <w:r w:rsidRPr="004C3EB8">
              <w:rPr>
                <w:b/>
                <w:szCs w:val="24"/>
              </w:rPr>
              <w:t>Jumlah</w:t>
            </w:r>
          </w:p>
        </w:tc>
        <w:tc>
          <w:tcPr>
            <w:tcW w:w="0" w:type="auto"/>
            <w:shd w:val="clear" w:color="auto" w:fill="FFFFFF" w:themeFill="background1"/>
            <w:vAlign w:val="center"/>
          </w:tcPr>
          <w:p w14:paraId="5C869770" w14:textId="77777777" w:rsidR="002D5DA9" w:rsidRPr="004C3EB8" w:rsidRDefault="004B715A">
            <w:pPr>
              <w:jc w:val="center"/>
              <w:rPr>
                <w:szCs w:val="24"/>
              </w:rPr>
            </w:pPr>
            <w:r w:rsidRPr="004C3EB8">
              <w:rPr>
                <w:b/>
                <w:szCs w:val="24"/>
              </w:rPr>
              <w:t>Persentase (%)</w:t>
            </w:r>
          </w:p>
        </w:tc>
      </w:tr>
      <w:tr w:rsidR="002D5DA9" w:rsidRPr="004C3EB8" w14:paraId="51052850" w14:textId="77777777" w:rsidTr="004C3EB8">
        <w:trPr>
          <w:jc w:val="center"/>
        </w:trPr>
        <w:tc>
          <w:tcPr>
            <w:tcW w:w="0" w:type="auto"/>
            <w:vAlign w:val="center"/>
          </w:tcPr>
          <w:p w14:paraId="0993B923" w14:textId="77777777" w:rsidR="002D5DA9" w:rsidRPr="004C3EB8" w:rsidRDefault="004B715A">
            <w:pPr>
              <w:rPr>
                <w:szCs w:val="24"/>
              </w:rPr>
            </w:pPr>
            <w:r w:rsidRPr="004C3EB8">
              <w:rPr>
                <w:szCs w:val="24"/>
              </w:rPr>
              <w:t>Gender</w:t>
            </w:r>
          </w:p>
        </w:tc>
        <w:tc>
          <w:tcPr>
            <w:tcW w:w="0" w:type="auto"/>
            <w:vAlign w:val="center"/>
          </w:tcPr>
          <w:p w14:paraId="033230B6" w14:textId="77777777" w:rsidR="002D5DA9" w:rsidRPr="004C3EB8" w:rsidRDefault="004B715A">
            <w:pPr>
              <w:rPr>
                <w:szCs w:val="24"/>
              </w:rPr>
            </w:pPr>
            <w:r w:rsidRPr="004C3EB8">
              <w:rPr>
                <w:szCs w:val="24"/>
              </w:rPr>
              <w:t>Female</w:t>
            </w:r>
          </w:p>
        </w:tc>
        <w:tc>
          <w:tcPr>
            <w:tcW w:w="0" w:type="auto"/>
            <w:vAlign w:val="center"/>
          </w:tcPr>
          <w:p w14:paraId="3783640D" w14:textId="77777777" w:rsidR="002D5DA9" w:rsidRPr="004C3EB8" w:rsidRDefault="004B715A">
            <w:pPr>
              <w:rPr>
                <w:szCs w:val="24"/>
              </w:rPr>
            </w:pPr>
            <w:r w:rsidRPr="004C3EB8">
              <w:rPr>
                <w:szCs w:val="24"/>
              </w:rPr>
              <w:t>539,831</w:t>
            </w:r>
          </w:p>
        </w:tc>
        <w:tc>
          <w:tcPr>
            <w:tcW w:w="0" w:type="auto"/>
            <w:vAlign w:val="center"/>
          </w:tcPr>
          <w:p w14:paraId="46A20777" w14:textId="77777777" w:rsidR="002D5DA9" w:rsidRPr="004C3EB8" w:rsidRDefault="004B715A" w:rsidP="004C3EB8">
            <w:pPr>
              <w:jc w:val="center"/>
              <w:rPr>
                <w:szCs w:val="24"/>
              </w:rPr>
            </w:pPr>
            <w:r w:rsidRPr="004C3EB8">
              <w:rPr>
                <w:szCs w:val="24"/>
              </w:rPr>
              <w:t>53.98</w:t>
            </w:r>
          </w:p>
        </w:tc>
      </w:tr>
      <w:tr w:rsidR="002D5DA9" w:rsidRPr="004C3EB8" w14:paraId="3967FED8" w14:textId="77777777" w:rsidTr="004C3EB8">
        <w:trPr>
          <w:jc w:val="center"/>
        </w:trPr>
        <w:tc>
          <w:tcPr>
            <w:tcW w:w="0" w:type="auto"/>
            <w:vAlign w:val="center"/>
          </w:tcPr>
          <w:p w14:paraId="4DE854DC" w14:textId="77777777" w:rsidR="002D5DA9" w:rsidRPr="004C3EB8" w:rsidRDefault="004B715A">
            <w:pPr>
              <w:rPr>
                <w:szCs w:val="24"/>
              </w:rPr>
            </w:pPr>
            <w:r w:rsidRPr="004C3EB8">
              <w:rPr>
                <w:szCs w:val="24"/>
              </w:rPr>
              <w:t>Gender</w:t>
            </w:r>
          </w:p>
        </w:tc>
        <w:tc>
          <w:tcPr>
            <w:tcW w:w="0" w:type="auto"/>
            <w:vAlign w:val="center"/>
          </w:tcPr>
          <w:p w14:paraId="650C66EB" w14:textId="77777777" w:rsidR="002D5DA9" w:rsidRPr="004C3EB8" w:rsidRDefault="004B715A">
            <w:pPr>
              <w:rPr>
                <w:szCs w:val="24"/>
              </w:rPr>
            </w:pPr>
            <w:r w:rsidRPr="004C3EB8">
              <w:rPr>
                <w:szCs w:val="24"/>
              </w:rPr>
              <w:t>Male</w:t>
            </w:r>
          </w:p>
        </w:tc>
        <w:tc>
          <w:tcPr>
            <w:tcW w:w="0" w:type="auto"/>
            <w:vAlign w:val="center"/>
          </w:tcPr>
          <w:p w14:paraId="27D52DE6" w14:textId="77777777" w:rsidR="002D5DA9" w:rsidRPr="004C3EB8" w:rsidRDefault="004B715A">
            <w:pPr>
              <w:rPr>
                <w:szCs w:val="24"/>
              </w:rPr>
            </w:pPr>
            <w:r w:rsidRPr="004C3EB8">
              <w:rPr>
                <w:szCs w:val="24"/>
              </w:rPr>
              <w:t>449,117</w:t>
            </w:r>
          </w:p>
        </w:tc>
        <w:tc>
          <w:tcPr>
            <w:tcW w:w="0" w:type="auto"/>
            <w:vAlign w:val="center"/>
          </w:tcPr>
          <w:p w14:paraId="384E92F1" w14:textId="77777777" w:rsidR="002D5DA9" w:rsidRPr="004C3EB8" w:rsidRDefault="004B715A" w:rsidP="004C3EB8">
            <w:pPr>
              <w:jc w:val="center"/>
              <w:rPr>
                <w:szCs w:val="24"/>
              </w:rPr>
            </w:pPr>
            <w:r w:rsidRPr="004C3EB8">
              <w:rPr>
                <w:szCs w:val="24"/>
              </w:rPr>
              <w:t>44.91</w:t>
            </w:r>
          </w:p>
        </w:tc>
      </w:tr>
      <w:tr w:rsidR="002D5DA9" w:rsidRPr="004C3EB8" w14:paraId="1C0DCBC4" w14:textId="77777777" w:rsidTr="004C3EB8">
        <w:trPr>
          <w:jc w:val="center"/>
        </w:trPr>
        <w:tc>
          <w:tcPr>
            <w:tcW w:w="0" w:type="auto"/>
            <w:vAlign w:val="center"/>
          </w:tcPr>
          <w:p w14:paraId="65A86F65" w14:textId="77777777" w:rsidR="002D5DA9" w:rsidRPr="004C3EB8" w:rsidRDefault="004B715A">
            <w:pPr>
              <w:rPr>
                <w:szCs w:val="24"/>
              </w:rPr>
            </w:pPr>
            <w:r w:rsidRPr="004C3EB8">
              <w:rPr>
                <w:szCs w:val="24"/>
              </w:rPr>
              <w:t>Gender</w:t>
            </w:r>
          </w:p>
        </w:tc>
        <w:tc>
          <w:tcPr>
            <w:tcW w:w="0" w:type="auto"/>
            <w:vAlign w:val="center"/>
          </w:tcPr>
          <w:p w14:paraId="09C6681C" w14:textId="77777777" w:rsidR="002D5DA9" w:rsidRPr="004C3EB8" w:rsidRDefault="004B715A">
            <w:pPr>
              <w:rPr>
                <w:szCs w:val="24"/>
              </w:rPr>
            </w:pPr>
            <w:r w:rsidRPr="004C3EB8">
              <w:rPr>
                <w:szCs w:val="24"/>
              </w:rPr>
              <w:t>NaN</w:t>
            </w:r>
          </w:p>
        </w:tc>
        <w:tc>
          <w:tcPr>
            <w:tcW w:w="0" w:type="auto"/>
            <w:vAlign w:val="center"/>
          </w:tcPr>
          <w:p w14:paraId="1B94BBA9" w14:textId="77777777" w:rsidR="002D5DA9" w:rsidRPr="004C3EB8" w:rsidRDefault="004B715A">
            <w:pPr>
              <w:rPr>
                <w:szCs w:val="24"/>
              </w:rPr>
            </w:pPr>
            <w:r w:rsidRPr="004C3EB8">
              <w:rPr>
                <w:szCs w:val="24"/>
              </w:rPr>
              <w:t>11,052</w:t>
            </w:r>
          </w:p>
        </w:tc>
        <w:tc>
          <w:tcPr>
            <w:tcW w:w="0" w:type="auto"/>
            <w:vAlign w:val="center"/>
          </w:tcPr>
          <w:p w14:paraId="33F012CB" w14:textId="77777777" w:rsidR="002D5DA9" w:rsidRPr="004C3EB8" w:rsidRDefault="004B715A" w:rsidP="004C3EB8">
            <w:pPr>
              <w:jc w:val="center"/>
              <w:rPr>
                <w:szCs w:val="24"/>
              </w:rPr>
            </w:pPr>
            <w:r w:rsidRPr="004C3EB8">
              <w:rPr>
                <w:szCs w:val="24"/>
              </w:rPr>
              <w:t>1.11</w:t>
            </w:r>
          </w:p>
        </w:tc>
      </w:tr>
      <w:tr w:rsidR="002D5DA9" w:rsidRPr="004C3EB8" w14:paraId="3C2BF6A5" w14:textId="77777777" w:rsidTr="004C3EB8">
        <w:trPr>
          <w:jc w:val="center"/>
        </w:trPr>
        <w:tc>
          <w:tcPr>
            <w:tcW w:w="0" w:type="auto"/>
            <w:vAlign w:val="center"/>
          </w:tcPr>
          <w:p w14:paraId="584EE5C2" w14:textId="77777777" w:rsidR="002D5DA9" w:rsidRPr="004C3EB8" w:rsidRDefault="004B715A">
            <w:pPr>
              <w:rPr>
                <w:szCs w:val="24"/>
              </w:rPr>
            </w:pPr>
            <w:r w:rsidRPr="004C3EB8">
              <w:rPr>
                <w:szCs w:val="24"/>
              </w:rPr>
              <w:t>Marital_status</w:t>
            </w:r>
          </w:p>
        </w:tc>
        <w:tc>
          <w:tcPr>
            <w:tcW w:w="0" w:type="auto"/>
            <w:vAlign w:val="center"/>
          </w:tcPr>
          <w:p w14:paraId="65D12F39" w14:textId="77777777" w:rsidR="002D5DA9" w:rsidRPr="004C3EB8" w:rsidRDefault="004B715A">
            <w:pPr>
              <w:rPr>
                <w:szCs w:val="24"/>
              </w:rPr>
            </w:pPr>
            <w:r w:rsidRPr="004C3EB8">
              <w:rPr>
                <w:szCs w:val="24"/>
              </w:rPr>
              <w:t>Married</w:t>
            </w:r>
          </w:p>
        </w:tc>
        <w:tc>
          <w:tcPr>
            <w:tcW w:w="0" w:type="auto"/>
            <w:vAlign w:val="center"/>
          </w:tcPr>
          <w:p w14:paraId="250D7F31" w14:textId="77777777" w:rsidR="002D5DA9" w:rsidRPr="004C3EB8" w:rsidRDefault="004B715A">
            <w:pPr>
              <w:rPr>
                <w:szCs w:val="24"/>
              </w:rPr>
            </w:pPr>
            <w:r w:rsidRPr="004C3EB8">
              <w:rPr>
                <w:szCs w:val="24"/>
              </w:rPr>
              <w:t>586,105</w:t>
            </w:r>
          </w:p>
        </w:tc>
        <w:tc>
          <w:tcPr>
            <w:tcW w:w="0" w:type="auto"/>
            <w:vAlign w:val="center"/>
          </w:tcPr>
          <w:p w14:paraId="11D53A58" w14:textId="77777777" w:rsidR="002D5DA9" w:rsidRPr="004C3EB8" w:rsidRDefault="004B715A" w:rsidP="004C3EB8">
            <w:pPr>
              <w:jc w:val="center"/>
              <w:rPr>
                <w:szCs w:val="24"/>
              </w:rPr>
            </w:pPr>
            <w:r w:rsidRPr="004C3EB8">
              <w:rPr>
                <w:szCs w:val="24"/>
              </w:rPr>
              <w:t>58.61</w:t>
            </w:r>
          </w:p>
        </w:tc>
      </w:tr>
      <w:tr w:rsidR="002D5DA9" w:rsidRPr="004C3EB8" w14:paraId="14747FF1" w14:textId="77777777" w:rsidTr="004C3EB8">
        <w:trPr>
          <w:jc w:val="center"/>
        </w:trPr>
        <w:tc>
          <w:tcPr>
            <w:tcW w:w="0" w:type="auto"/>
            <w:vAlign w:val="center"/>
          </w:tcPr>
          <w:p w14:paraId="7DA1E603" w14:textId="77777777" w:rsidR="002D5DA9" w:rsidRPr="004C3EB8" w:rsidRDefault="004B715A">
            <w:pPr>
              <w:rPr>
                <w:szCs w:val="24"/>
              </w:rPr>
            </w:pPr>
            <w:r w:rsidRPr="004C3EB8">
              <w:rPr>
                <w:szCs w:val="24"/>
              </w:rPr>
              <w:t>Marital_status</w:t>
            </w:r>
          </w:p>
        </w:tc>
        <w:tc>
          <w:tcPr>
            <w:tcW w:w="0" w:type="auto"/>
            <w:vAlign w:val="center"/>
          </w:tcPr>
          <w:p w14:paraId="47020BA2" w14:textId="77777777" w:rsidR="002D5DA9" w:rsidRPr="004C3EB8" w:rsidRDefault="004B715A">
            <w:pPr>
              <w:rPr>
                <w:szCs w:val="24"/>
              </w:rPr>
            </w:pPr>
            <w:r w:rsidRPr="004C3EB8">
              <w:rPr>
                <w:szCs w:val="24"/>
              </w:rPr>
              <w:t>Single</w:t>
            </w:r>
          </w:p>
        </w:tc>
        <w:tc>
          <w:tcPr>
            <w:tcW w:w="0" w:type="auto"/>
            <w:vAlign w:val="center"/>
          </w:tcPr>
          <w:p w14:paraId="34851A26" w14:textId="77777777" w:rsidR="002D5DA9" w:rsidRPr="004C3EB8" w:rsidRDefault="004B715A">
            <w:pPr>
              <w:rPr>
                <w:szCs w:val="24"/>
              </w:rPr>
            </w:pPr>
            <w:r w:rsidRPr="004C3EB8">
              <w:rPr>
                <w:szCs w:val="24"/>
              </w:rPr>
              <w:t>413,895</w:t>
            </w:r>
          </w:p>
        </w:tc>
        <w:tc>
          <w:tcPr>
            <w:tcW w:w="0" w:type="auto"/>
            <w:vAlign w:val="center"/>
          </w:tcPr>
          <w:p w14:paraId="7148E48A" w14:textId="77777777" w:rsidR="002D5DA9" w:rsidRPr="004C3EB8" w:rsidRDefault="004B715A" w:rsidP="004C3EB8">
            <w:pPr>
              <w:jc w:val="center"/>
              <w:rPr>
                <w:szCs w:val="24"/>
              </w:rPr>
            </w:pPr>
            <w:r w:rsidRPr="004C3EB8">
              <w:rPr>
                <w:szCs w:val="24"/>
              </w:rPr>
              <w:t>41.39</w:t>
            </w:r>
          </w:p>
        </w:tc>
      </w:tr>
      <w:tr w:rsidR="002D5DA9" w:rsidRPr="004C3EB8" w14:paraId="433C40FC" w14:textId="77777777" w:rsidTr="004C3EB8">
        <w:trPr>
          <w:jc w:val="center"/>
        </w:trPr>
        <w:tc>
          <w:tcPr>
            <w:tcW w:w="0" w:type="auto"/>
            <w:vAlign w:val="center"/>
          </w:tcPr>
          <w:p w14:paraId="545CF320" w14:textId="77777777" w:rsidR="002D5DA9" w:rsidRPr="004C3EB8" w:rsidRDefault="004B715A">
            <w:pPr>
              <w:rPr>
                <w:szCs w:val="24"/>
              </w:rPr>
            </w:pPr>
            <w:r w:rsidRPr="004C3EB8">
              <w:rPr>
                <w:szCs w:val="24"/>
              </w:rPr>
              <w:t>Employees_status</w:t>
            </w:r>
          </w:p>
        </w:tc>
        <w:tc>
          <w:tcPr>
            <w:tcW w:w="0" w:type="auto"/>
            <w:vAlign w:val="center"/>
          </w:tcPr>
          <w:p w14:paraId="0CE803C5" w14:textId="77777777" w:rsidR="002D5DA9" w:rsidRPr="004C3EB8" w:rsidRDefault="004B715A">
            <w:pPr>
              <w:rPr>
                <w:szCs w:val="24"/>
              </w:rPr>
            </w:pPr>
            <w:r w:rsidRPr="004C3EB8">
              <w:rPr>
                <w:szCs w:val="24"/>
              </w:rPr>
              <w:t>Employees</w:t>
            </w:r>
          </w:p>
        </w:tc>
        <w:tc>
          <w:tcPr>
            <w:tcW w:w="0" w:type="auto"/>
            <w:vAlign w:val="center"/>
          </w:tcPr>
          <w:p w14:paraId="3BE55AAF" w14:textId="77777777" w:rsidR="002D5DA9" w:rsidRPr="004C3EB8" w:rsidRDefault="004B715A">
            <w:pPr>
              <w:rPr>
                <w:szCs w:val="24"/>
              </w:rPr>
            </w:pPr>
            <w:r w:rsidRPr="004C3EB8">
              <w:rPr>
                <w:szCs w:val="24"/>
              </w:rPr>
              <w:t>377,080</w:t>
            </w:r>
          </w:p>
        </w:tc>
        <w:tc>
          <w:tcPr>
            <w:tcW w:w="0" w:type="auto"/>
            <w:vAlign w:val="center"/>
          </w:tcPr>
          <w:p w14:paraId="68D4B54D" w14:textId="77777777" w:rsidR="002D5DA9" w:rsidRPr="004C3EB8" w:rsidRDefault="004B715A" w:rsidP="004C3EB8">
            <w:pPr>
              <w:jc w:val="center"/>
              <w:rPr>
                <w:szCs w:val="24"/>
              </w:rPr>
            </w:pPr>
            <w:r w:rsidRPr="004C3EB8">
              <w:rPr>
                <w:szCs w:val="24"/>
              </w:rPr>
              <w:t>37.71</w:t>
            </w:r>
          </w:p>
        </w:tc>
      </w:tr>
      <w:tr w:rsidR="002D5DA9" w:rsidRPr="004C3EB8" w14:paraId="60EB7847" w14:textId="77777777" w:rsidTr="004C3EB8">
        <w:trPr>
          <w:jc w:val="center"/>
        </w:trPr>
        <w:tc>
          <w:tcPr>
            <w:tcW w:w="0" w:type="auto"/>
            <w:vAlign w:val="center"/>
          </w:tcPr>
          <w:p w14:paraId="7995E09B" w14:textId="77777777" w:rsidR="002D5DA9" w:rsidRPr="004C3EB8" w:rsidRDefault="004B715A">
            <w:pPr>
              <w:rPr>
                <w:szCs w:val="24"/>
              </w:rPr>
            </w:pPr>
            <w:r w:rsidRPr="004C3EB8">
              <w:rPr>
                <w:szCs w:val="24"/>
              </w:rPr>
              <w:t>Employees_status</w:t>
            </w:r>
          </w:p>
        </w:tc>
        <w:tc>
          <w:tcPr>
            <w:tcW w:w="0" w:type="auto"/>
            <w:vAlign w:val="center"/>
          </w:tcPr>
          <w:p w14:paraId="05D68B14" w14:textId="77777777" w:rsidR="002D5DA9" w:rsidRPr="004C3EB8" w:rsidRDefault="004B715A">
            <w:pPr>
              <w:rPr>
                <w:szCs w:val="24"/>
              </w:rPr>
            </w:pPr>
            <w:r w:rsidRPr="004C3EB8">
              <w:rPr>
                <w:szCs w:val="24"/>
              </w:rPr>
              <w:t>workers</w:t>
            </w:r>
          </w:p>
        </w:tc>
        <w:tc>
          <w:tcPr>
            <w:tcW w:w="0" w:type="auto"/>
            <w:vAlign w:val="center"/>
          </w:tcPr>
          <w:p w14:paraId="12A23FFB" w14:textId="77777777" w:rsidR="002D5DA9" w:rsidRPr="004C3EB8" w:rsidRDefault="004B715A">
            <w:pPr>
              <w:rPr>
                <w:szCs w:val="24"/>
              </w:rPr>
            </w:pPr>
            <w:r w:rsidRPr="004C3EB8">
              <w:rPr>
                <w:szCs w:val="24"/>
              </w:rPr>
              <w:t>317,770</w:t>
            </w:r>
          </w:p>
        </w:tc>
        <w:tc>
          <w:tcPr>
            <w:tcW w:w="0" w:type="auto"/>
            <w:vAlign w:val="center"/>
          </w:tcPr>
          <w:p w14:paraId="757D3F1F" w14:textId="77777777" w:rsidR="002D5DA9" w:rsidRPr="004C3EB8" w:rsidRDefault="004B715A" w:rsidP="004C3EB8">
            <w:pPr>
              <w:jc w:val="center"/>
              <w:rPr>
                <w:szCs w:val="24"/>
              </w:rPr>
            </w:pPr>
            <w:r w:rsidRPr="004C3EB8">
              <w:rPr>
                <w:szCs w:val="24"/>
              </w:rPr>
              <w:t>31.78</w:t>
            </w:r>
          </w:p>
        </w:tc>
      </w:tr>
      <w:tr w:rsidR="002D5DA9" w:rsidRPr="004C3EB8" w14:paraId="77DDF2B1" w14:textId="77777777" w:rsidTr="004C3EB8">
        <w:trPr>
          <w:jc w:val="center"/>
        </w:trPr>
        <w:tc>
          <w:tcPr>
            <w:tcW w:w="0" w:type="auto"/>
            <w:vAlign w:val="center"/>
          </w:tcPr>
          <w:p w14:paraId="44722AE9" w14:textId="77777777" w:rsidR="002D5DA9" w:rsidRPr="004C3EB8" w:rsidRDefault="004B715A">
            <w:pPr>
              <w:rPr>
                <w:szCs w:val="24"/>
              </w:rPr>
            </w:pPr>
            <w:r w:rsidRPr="004C3EB8">
              <w:rPr>
                <w:szCs w:val="24"/>
              </w:rPr>
              <w:t>Employees_status</w:t>
            </w:r>
          </w:p>
        </w:tc>
        <w:tc>
          <w:tcPr>
            <w:tcW w:w="0" w:type="auto"/>
            <w:vAlign w:val="center"/>
          </w:tcPr>
          <w:p w14:paraId="6AE514CB" w14:textId="77777777" w:rsidR="002D5DA9" w:rsidRPr="004C3EB8" w:rsidRDefault="004B715A">
            <w:pPr>
              <w:rPr>
                <w:szCs w:val="24"/>
              </w:rPr>
            </w:pPr>
            <w:r w:rsidRPr="004C3EB8">
              <w:rPr>
                <w:szCs w:val="24"/>
              </w:rPr>
              <w:t>self-employed</w:t>
            </w:r>
          </w:p>
        </w:tc>
        <w:tc>
          <w:tcPr>
            <w:tcW w:w="0" w:type="auto"/>
            <w:vAlign w:val="center"/>
          </w:tcPr>
          <w:p w14:paraId="715B9C04" w14:textId="77777777" w:rsidR="002D5DA9" w:rsidRPr="004C3EB8" w:rsidRDefault="004B715A">
            <w:pPr>
              <w:rPr>
                <w:szCs w:val="24"/>
              </w:rPr>
            </w:pPr>
            <w:r w:rsidRPr="004C3EB8">
              <w:rPr>
                <w:szCs w:val="24"/>
              </w:rPr>
              <w:t>193,705</w:t>
            </w:r>
          </w:p>
        </w:tc>
        <w:tc>
          <w:tcPr>
            <w:tcW w:w="0" w:type="auto"/>
            <w:vAlign w:val="center"/>
          </w:tcPr>
          <w:p w14:paraId="627D316C" w14:textId="77777777" w:rsidR="002D5DA9" w:rsidRPr="004C3EB8" w:rsidRDefault="004B715A" w:rsidP="004C3EB8">
            <w:pPr>
              <w:jc w:val="center"/>
              <w:rPr>
                <w:szCs w:val="24"/>
              </w:rPr>
            </w:pPr>
            <w:r w:rsidRPr="004C3EB8">
              <w:rPr>
                <w:szCs w:val="24"/>
              </w:rPr>
              <w:t>19.37</w:t>
            </w:r>
          </w:p>
        </w:tc>
      </w:tr>
      <w:tr w:rsidR="002D5DA9" w:rsidRPr="004C3EB8" w14:paraId="1B72EEDB" w14:textId="77777777" w:rsidTr="004C3EB8">
        <w:trPr>
          <w:jc w:val="center"/>
        </w:trPr>
        <w:tc>
          <w:tcPr>
            <w:tcW w:w="0" w:type="auto"/>
            <w:vAlign w:val="center"/>
          </w:tcPr>
          <w:p w14:paraId="18B4772D" w14:textId="77777777" w:rsidR="002D5DA9" w:rsidRPr="004C3EB8" w:rsidRDefault="004B715A">
            <w:pPr>
              <w:rPr>
                <w:szCs w:val="24"/>
              </w:rPr>
            </w:pPr>
            <w:r w:rsidRPr="004C3EB8">
              <w:rPr>
                <w:szCs w:val="24"/>
              </w:rPr>
              <w:t>Employees_status</w:t>
            </w:r>
          </w:p>
        </w:tc>
        <w:tc>
          <w:tcPr>
            <w:tcW w:w="0" w:type="auto"/>
            <w:vAlign w:val="center"/>
          </w:tcPr>
          <w:p w14:paraId="5E4CAB06" w14:textId="77777777" w:rsidR="002D5DA9" w:rsidRPr="004C3EB8" w:rsidRDefault="004B715A">
            <w:pPr>
              <w:rPr>
                <w:szCs w:val="24"/>
              </w:rPr>
            </w:pPr>
            <w:r w:rsidRPr="004C3EB8">
              <w:rPr>
                <w:szCs w:val="24"/>
              </w:rPr>
              <w:t>Unemployment</w:t>
            </w:r>
          </w:p>
        </w:tc>
        <w:tc>
          <w:tcPr>
            <w:tcW w:w="0" w:type="auto"/>
            <w:vAlign w:val="center"/>
          </w:tcPr>
          <w:p w14:paraId="3E49EF6E" w14:textId="77777777" w:rsidR="002D5DA9" w:rsidRPr="004C3EB8" w:rsidRDefault="004B715A">
            <w:pPr>
              <w:rPr>
                <w:szCs w:val="24"/>
              </w:rPr>
            </w:pPr>
            <w:r w:rsidRPr="004C3EB8">
              <w:rPr>
                <w:szCs w:val="24"/>
              </w:rPr>
              <w:t>101,220</w:t>
            </w:r>
          </w:p>
        </w:tc>
        <w:tc>
          <w:tcPr>
            <w:tcW w:w="0" w:type="auto"/>
            <w:vAlign w:val="center"/>
          </w:tcPr>
          <w:p w14:paraId="3573182B" w14:textId="77777777" w:rsidR="002D5DA9" w:rsidRPr="004C3EB8" w:rsidRDefault="004B715A" w:rsidP="004C3EB8">
            <w:pPr>
              <w:jc w:val="center"/>
              <w:rPr>
                <w:szCs w:val="24"/>
              </w:rPr>
            </w:pPr>
            <w:r w:rsidRPr="004C3EB8">
              <w:rPr>
                <w:szCs w:val="24"/>
              </w:rPr>
              <w:t>10.12</w:t>
            </w:r>
          </w:p>
        </w:tc>
      </w:tr>
      <w:tr w:rsidR="002D5DA9" w:rsidRPr="004C3EB8" w14:paraId="47BAF1FA" w14:textId="77777777" w:rsidTr="004C3EB8">
        <w:trPr>
          <w:jc w:val="center"/>
        </w:trPr>
        <w:tc>
          <w:tcPr>
            <w:tcW w:w="0" w:type="auto"/>
            <w:vAlign w:val="center"/>
          </w:tcPr>
          <w:p w14:paraId="23421B1B" w14:textId="77777777" w:rsidR="002D5DA9" w:rsidRPr="004C3EB8" w:rsidRDefault="004B715A">
            <w:pPr>
              <w:rPr>
                <w:szCs w:val="24"/>
              </w:rPr>
            </w:pPr>
            <w:r w:rsidRPr="004C3EB8">
              <w:rPr>
                <w:szCs w:val="24"/>
              </w:rPr>
              <w:t>Employees_status</w:t>
            </w:r>
          </w:p>
        </w:tc>
        <w:tc>
          <w:tcPr>
            <w:tcW w:w="0" w:type="auto"/>
            <w:vAlign w:val="center"/>
          </w:tcPr>
          <w:p w14:paraId="3A16A297" w14:textId="77777777" w:rsidR="002D5DA9" w:rsidRPr="004C3EB8" w:rsidRDefault="004B715A">
            <w:pPr>
              <w:rPr>
                <w:szCs w:val="24"/>
              </w:rPr>
            </w:pPr>
            <w:r w:rsidRPr="004C3EB8">
              <w:rPr>
                <w:szCs w:val="24"/>
              </w:rPr>
              <w:t>NaN</w:t>
            </w:r>
          </w:p>
        </w:tc>
        <w:tc>
          <w:tcPr>
            <w:tcW w:w="0" w:type="auto"/>
            <w:vAlign w:val="center"/>
          </w:tcPr>
          <w:p w14:paraId="11685526" w14:textId="77777777" w:rsidR="002D5DA9" w:rsidRPr="004C3EB8" w:rsidRDefault="004B715A">
            <w:pPr>
              <w:rPr>
                <w:szCs w:val="24"/>
              </w:rPr>
            </w:pPr>
            <w:r w:rsidRPr="004C3EB8">
              <w:rPr>
                <w:szCs w:val="24"/>
              </w:rPr>
              <w:t>10,225</w:t>
            </w:r>
          </w:p>
        </w:tc>
        <w:tc>
          <w:tcPr>
            <w:tcW w:w="0" w:type="auto"/>
            <w:vAlign w:val="center"/>
          </w:tcPr>
          <w:p w14:paraId="6A97418F" w14:textId="77777777" w:rsidR="002D5DA9" w:rsidRPr="004C3EB8" w:rsidRDefault="004B715A" w:rsidP="004C3EB8">
            <w:pPr>
              <w:jc w:val="center"/>
              <w:rPr>
                <w:szCs w:val="24"/>
              </w:rPr>
            </w:pPr>
            <w:r w:rsidRPr="004C3EB8">
              <w:rPr>
                <w:szCs w:val="24"/>
              </w:rPr>
              <w:t>1.02</w:t>
            </w:r>
          </w:p>
        </w:tc>
      </w:tr>
      <w:tr w:rsidR="002D5DA9" w:rsidRPr="004C3EB8" w14:paraId="17001B8D" w14:textId="77777777" w:rsidTr="004C3EB8">
        <w:trPr>
          <w:jc w:val="center"/>
        </w:trPr>
        <w:tc>
          <w:tcPr>
            <w:tcW w:w="0" w:type="auto"/>
            <w:vAlign w:val="center"/>
          </w:tcPr>
          <w:p w14:paraId="69E1D44B" w14:textId="77777777" w:rsidR="002D5DA9" w:rsidRPr="004C3EB8" w:rsidRDefault="004B715A">
            <w:pPr>
              <w:rPr>
                <w:szCs w:val="24"/>
              </w:rPr>
            </w:pPr>
            <w:r w:rsidRPr="004C3EB8">
              <w:rPr>
                <w:szCs w:val="24"/>
              </w:rPr>
              <w:t>Payment_method</w:t>
            </w:r>
          </w:p>
        </w:tc>
        <w:tc>
          <w:tcPr>
            <w:tcW w:w="0" w:type="auto"/>
            <w:vAlign w:val="center"/>
          </w:tcPr>
          <w:p w14:paraId="179A1E3C" w14:textId="77777777" w:rsidR="002D5DA9" w:rsidRPr="004C3EB8" w:rsidRDefault="004B715A">
            <w:pPr>
              <w:rPr>
                <w:szCs w:val="24"/>
              </w:rPr>
            </w:pPr>
            <w:r w:rsidRPr="004C3EB8">
              <w:rPr>
                <w:szCs w:val="24"/>
              </w:rPr>
              <w:t>PayPal</w:t>
            </w:r>
          </w:p>
        </w:tc>
        <w:tc>
          <w:tcPr>
            <w:tcW w:w="0" w:type="auto"/>
            <w:vAlign w:val="center"/>
          </w:tcPr>
          <w:p w14:paraId="0E86A73C" w14:textId="77777777" w:rsidR="002D5DA9" w:rsidRPr="004C3EB8" w:rsidRDefault="004B715A">
            <w:pPr>
              <w:rPr>
                <w:szCs w:val="24"/>
              </w:rPr>
            </w:pPr>
            <w:r w:rsidRPr="004C3EB8">
              <w:rPr>
                <w:szCs w:val="24"/>
              </w:rPr>
              <w:t>464,185</w:t>
            </w:r>
          </w:p>
        </w:tc>
        <w:tc>
          <w:tcPr>
            <w:tcW w:w="0" w:type="auto"/>
            <w:vAlign w:val="center"/>
          </w:tcPr>
          <w:p w14:paraId="5ECA6E8E" w14:textId="77777777" w:rsidR="002D5DA9" w:rsidRPr="004C3EB8" w:rsidRDefault="004B715A" w:rsidP="004C3EB8">
            <w:pPr>
              <w:jc w:val="center"/>
              <w:rPr>
                <w:szCs w:val="24"/>
              </w:rPr>
            </w:pPr>
            <w:r w:rsidRPr="004C3EB8">
              <w:rPr>
                <w:szCs w:val="24"/>
              </w:rPr>
              <w:t>46.42</w:t>
            </w:r>
          </w:p>
        </w:tc>
      </w:tr>
      <w:tr w:rsidR="002D5DA9" w:rsidRPr="004C3EB8" w14:paraId="60B410EB" w14:textId="77777777" w:rsidTr="004C3EB8">
        <w:trPr>
          <w:jc w:val="center"/>
        </w:trPr>
        <w:tc>
          <w:tcPr>
            <w:tcW w:w="0" w:type="auto"/>
            <w:vAlign w:val="center"/>
          </w:tcPr>
          <w:p w14:paraId="7A2D9B27" w14:textId="77777777" w:rsidR="002D5DA9" w:rsidRPr="004C3EB8" w:rsidRDefault="004B715A">
            <w:pPr>
              <w:rPr>
                <w:szCs w:val="24"/>
              </w:rPr>
            </w:pPr>
            <w:r w:rsidRPr="004C3EB8">
              <w:rPr>
                <w:szCs w:val="24"/>
              </w:rPr>
              <w:t>Payment_method</w:t>
            </w:r>
          </w:p>
        </w:tc>
        <w:tc>
          <w:tcPr>
            <w:tcW w:w="0" w:type="auto"/>
            <w:vAlign w:val="center"/>
          </w:tcPr>
          <w:p w14:paraId="42A62A71" w14:textId="77777777" w:rsidR="002D5DA9" w:rsidRPr="004C3EB8" w:rsidRDefault="004B715A">
            <w:pPr>
              <w:rPr>
                <w:szCs w:val="24"/>
              </w:rPr>
            </w:pPr>
            <w:r w:rsidRPr="004C3EB8">
              <w:rPr>
                <w:szCs w:val="24"/>
              </w:rPr>
              <w:t>Card</w:t>
            </w:r>
          </w:p>
        </w:tc>
        <w:tc>
          <w:tcPr>
            <w:tcW w:w="0" w:type="auto"/>
            <w:vAlign w:val="center"/>
          </w:tcPr>
          <w:p w14:paraId="7BB713E1" w14:textId="77777777" w:rsidR="002D5DA9" w:rsidRPr="004C3EB8" w:rsidRDefault="004B715A">
            <w:pPr>
              <w:rPr>
                <w:szCs w:val="24"/>
              </w:rPr>
            </w:pPr>
            <w:r w:rsidRPr="004C3EB8">
              <w:rPr>
                <w:szCs w:val="24"/>
              </w:rPr>
              <w:t>298,345</w:t>
            </w:r>
          </w:p>
        </w:tc>
        <w:tc>
          <w:tcPr>
            <w:tcW w:w="0" w:type="auto"/>
            <w:vAlign w:val="center"/>
          </w:tcPr>
          <w:p w14:paraId="39828EFB" w14:textId="77777777" w:rsidR="002D5DA9" w:rsidRPr="004C3EB8" w:rsidRDefault="004B715A" w:rsidP="004C3EB8">
            <w:pPr>
              <w:jc w:val="center"/>
              <w:rPr>
                <w:szCs w:val="24"/>
              </w:rPr>
            </w:pPr>
            <w:r w:rsidRPr="004C3EB8">
              <w:rPr>
                <w:szCs w:val="24"/>
              </w:rPr>
              <w:t>29.83</w:t>
            </w:r>
          </w:p>
        </w:tc>
      </w:tr>
      <w:tr w:rsidR="002D5DA9" w:rsidRPr="004C3EB8" w14:paraId="20BF4C75" w14:textId="77777777" w:rsidTr="004C3EB8">
        <w:trPr>
          <w:jc w:val="center"/>
        </w:trPr>
        <w:tc>
          <w:tcPr>
            <w:tcW w:w="0" w:type="auto"/>
            <w:vAlign w:val="center"/>
          </w:tcPr>
          <w:p w14:paraId="76F9EA20" w14:textId="77777777" w:rsidR="002D5DA9" w:rsidRPr="004C3EB8" w:rsidRDefault="004B715A">
            <w:pPr>
              <w:rPr>
                <w:szCs w:val="24"/>
              </w:rPr>
            </w:pPr>
            <w:r w:rsidRPr="004C3EB8">
              <w:rPr>
                <w:szCs w:val="24"/>
              </w:rPr>
              <w:t>Payment_method</w:t>
            </w:r>
          </w:p>
        </w:tc>
        <w:tc>
          <w:tcPr>
            <w:tcW w:w="0" w:type="auto"/>
            <w:vAlign w:val="center"/>
          </w:tcPr>
          <w:p w14:paraId="6C97B6E6" w14:textId="77777777" w:rsidR="002D5DA9" w:rsidRPr="004C3EB8" w:rsidRDefault="004B715A">
            <w:pPr>
              <w:rPr>
                <w:szCs w:val="24"/>
              </w:rPr>
            </w:pPr>
            <w:r w:rsidRPr="004C3EB8">
              <w:rPr>
                <w:szCs w:val="24"/>
              </w:rPr>
              <w:t>Other</w:t>
            </w:r>
          </w:p>
        </w:tc>
        <w:tc>
          <w:tcPr>
            <w:tcW w:w="0" w:type="auto"/>
            <w:vAlign w:val="center"/>
          </w:tcPr>
          <w:p w14:paraId="13507757" w14:textId="77777777" w:rsidR="002D5DA9" w:rsidRPr="004C3EB8" w:rsidRDefault="004B715A">
            <w:pPr>
              <w:rPr>
                <w:szCs w:val="24"/>
              </w:rPr>
            </w:pPr>
            <w:r w:rsidRPr="004C3EB8">
              <w:rPr>
                <w:szCs w:val="24"/>
              </w:rPr>
              <w:t>237,470</w:t>
            </w:r>
          </w:p>
        </w:tc>
        <w:tc>
          <w:tcPr>
            <w:tcW w:w="0" w:type="auto"/>
            <w:vAlign w:val="center"/>
          </w:tcPr>
          <w:p w14:paraId="10FEF9BC" w14:textId="77777777" w:rsidR="002D5DA9" w:rsidRPr="004C3EB8" w:rsidRDefault="004B715A" w:rsidP="004C3EB8">
            <w:pPr>
              <w:jc w:val="center"/>
              <w:rPr>
                <w:szCs w:val="24"/>
              </w:rPr>
            </w:pPr>
            <w:r w:rsidRPr="004C3EB8">
              <w:rPr>
                <w:szCs w:val="24"/>
              </w:rPr>
              <w:t>23.75</w:t>
            </w:r>
          </w:p>
        </w:tc>
      </w:tr>
      <w:tr w:rsidR="002D5DA9" w:rsidRPr="004C3EB8" w14:paraId="30FBD5B2" w14:textId="77777777" w:rsidTr="004C3EB8">
        <w:trPr>
          <w:jc w:val="center"/>
        </w:trPr>
        <w:tc>
          <w:tcPr>
            <w:tcW w:w="0" w:type="auto"/>
            <w:vAlign w:val="center"/>
          </w:tcPr>
          <w:p w14:paraId="65E4EFF4" w14:textId="77777777" w:rsidR="002D5DA9" w:rsidRPr="004C3EB8" w:rsidRDefault="004B715A">
            <w:pPr>
              <w:rPr>
                <w:szCs w:val="24"/>
              </w:rPr>
            </w:pPr>
            <w:r w:rsidRPr="004C3EB8">
              <w:rPr>
                <w:szCs w:val="24"/>
              </w:rPr>
              <w:t>Segment</w:t>
            </w:r>
          </w:p>
        </w:tc>
        <w:tc>
          <w:tcPr>
            <w:tcW w:w="0" w:type="auto"/>
            <w:vAlign w:val="center"/>
          </w:tcPr>
          <w:p w14:paraId="1AD66079" w14:textId="77777777" w:rsidR="002D5DA9" w:rsidRPr="004C3EB8" w:rsidRDefault="004B715A">
            <w:pPr>
              <w:rPr>
                <w:szCs w:val="24"/>
              </w:rPr>
            </w:pPr>
            <w:r w:rsidRPr="004C3EB8">
              <w:rPr>
                <w:szCs w:val="24"/>
              </w:rPr>
              <w:t>Basic</w:t>
            </w:r>
          </w:p>
        </w:tc>
        <w:tc>
          <w:tcPr>
            <w:tcW w:w="0" w:type="auto"/>
            <w:vAlign w:val="center"/>
          </w:tcPr>
          <w:p w14:paraId="2D3FCCF6" w14:textId="77777777" w:rsidR="002D5DA9" w:rsidRPr="004C3EB8" w:rsidRDefault="004B715A">
            <w:pPr>
              <w:rPr>
                <w:szCs w:val="24"/>
              </w:rPr>
            </w:pPr>
            <w:r w:rsidRPr="004C3EB8">
              <w:rPr>
                <w:szCs w:val="24"/>
              </w:rPr>
              <w:t>452,546</w:t>
            </w:r>
          </w:p>
        </w:tc>
        <w:tc>
          <w:tcPr>
            <w:tcW w:w="0" w:type="auto"/>
            <w:vAlign w:val="center"/>
          </w:tcPr>
          <w:p w14:paraId="03A6CC64" w14:textId="77777777" w:rsidR="002D5DA9" w:rsidRPr="004C3EB8" w:rsidRDefault="004B715A" w:rsidP="004C3EB8">
            <w:pPr>
              <w:jc w:val="center"/>
              <w:rPr>
                <w:szCs w:val="24"/>
              </w:rPr>
            </w:pPr>
            <w:r w:rsidRPr="004C3EB8">
              <w:rPr>
                <w:szCs w:val="24"/>
              </w:rPr>
              <w:t>45.25</w:t>
            </w:r>
          </w:p>
        </w:tc>
      </w:tr>
      <w:tr w:rsidR="002D5DA9" w:rsidRPr="004C3EB8" w14:paraId="48E16A5E" w14:textId="77777777" w:rsidTr="004C3EB8">
        <w:trPr>
          <w:jc w:val="center"/>
        </w:trPr>
        <w:tc>
          <w:tcPr>
            <w:tcW w:w="0" w:type="auto"/>
            <w:vAlign w:val="center"/>
          </w:tcPr>
          <w:p w14:paraId="4841DE70" w14:textId="77777777" w:rsidR="002D5DA9" w:rsidRPr="004C3EB8" w:rsidRDefault="004B715A">
            <w:pPr>
              <w:rPr>
                <w:szCs w:val="24"/>
              </w:rPr>
            </w:pPr>
            <w:r w:rsidRPr="004C3EB8">
              <w:rPr>
                <w:szCs w:val="24"/>
              </w:rPr>
              <w:t>Segment</w:t>
            </w:r>
          </w:p>
        </w:tc>
        <w:tc>
          <w:tcPr>
            <w:tcW w:w="0" w:type="auto"/>
            <w:vAlign w:val="center"/>
          </w:tcPr>
          <w:p w14:paraId="21FF4130" w14:textId="77777777" w:rsidR="002D5DA9" w:rsidRPr="004C3EB8" w:rsidRDefault="004B715A">
            <w:pPr>
              <w:rPr>
                <w:szCs w:val="24"/>
              </w:rPr>
            </w:pPr>
            <w:r w:rsidRPr="004C3EB8">
              <w:rPr>
                <w:szCs w:val="24"/>
              </w:rPr>
              <w:t>Silver</w:t>
            </w:r>
          </w:p>
        </w:tc>
        <w:tc>
          <w:tcPr>
            <w:tcW w:w="0" w:type="auto"/>
            <w:vAlign w:val="center"/>
          </w:tcPr>
          <w:p w14:paraId="58748163" w14:textId="77777777" w:rsidR="002D5DA9" w:rsidRPr="004C3EB8" w:rsidRDefault="004B715A">
            <w:pPr>
              <w:rPr>
                <w:szCs w:val="24"/>
              </w:rPr>
            </w:pPr>
            <w:r w:rsidRPr="004C3EB8">
              <w:rPr>
                <w:szCs w:val="24"/>
              </w:rPr>
              <w:t>194,779</w:t>
            </w:r>
          </w:p>
        </w:tc>
        <w:tc>
          <w:tcPr>
            <w:tcW w:w="0" w:type="auto"/>
            <w:vAlign w:val="center"/>
          </w:tcPr>
          <w:p w14:paraId="0894A097" w14:textId="77777777" w:rsidR="002D5DA9" w:rsidRPr="004C3EB8" w:rsidRDefault="004B715A" w:rsidP="004C3EB8">
            <w:pPr>
              <w:jc w:val="center"/>
              <w:rPr>
                <w:szCs w:val="24"/>
              </w:rPr>
            </w:pPr>
            <w:r w:rsidRPr="004C3EB8">
              <w:rPr>
                <w:szCs w:val="24"/>
              </w:rPr>
              <w:t>19.48</w:t>
            </w:r>
          </w:p>
        </w:tc>
      </w:tr>
      <w:tr w:rsidR="002D5DA9" w:rsidRPr="004C3EB8" w14:paraId="71285123" w14:textId="77777777" w:rsidTr="004C3EB8">
        <w:trPr>
          <w:jc w:val="center"/>
        </w:trPr>
        <w:tc>
          <w:tcPr>
            <w:tcW w:w="0" w:type="auto"/>
            <w:vAlign w:val="center"/>
          </w:tcPr>
          <w:p w14:paraId="0ABA63C1" w14:textId="77777777" w:rsidR="002D5DA9" w:rsidRPr="004C3EB8" w:rsidRDefault="004B715A">
            <w:pPr>
              <w:rPr>
                <w:szCs w:val="24"/>
              </w:rPr>
            </w:pPr>
            <w:r w:rsidRPr="004C3EB8">
              <w:rPr>
                <w:szCs w:val="24"/>
              </w:rPr>
              <w:t>Segment</w:t>
            </w:r>
          </w:p>
        </w:tc>
        <w:tc>
          <w:tcPr>
            <w:tcW w:w="0" w:type="auto"/>
            <w:vAlign w:val="center"/>
          </w:tcPr>
          <w:p w14:paraId="2B91A128" w14:textId="77777777" w:rsidR="002D5DA9" w:rsidRPr="004C3EB8" w:rsidRDefault="004B715A">
            <w:pPr>
              <w:rPr>
                <w:szCs w:val="24"/>
              </w:rPr>
            </w:pPr>
            <w:r w:rsidRPr="004C3EB8">
              <w:rPr>
                <w:szCs w:val="24"/>
              </w:rPr>
              <w:t>Platinum</w:t>
            </w:r>
          </w:p>
        </w:tc>
        <w:tc>
          <w:tcPr>
            <w:tcW w:w="0" w:type="auto"/>
            <w:vAlign w:val="center"/>
          </w:tcPr>
          <w:p w14:paraId="0CE03E4C" w14:textId="77777777" w:rsidR="002D5DA9" w:rsidRPr="004C3EB8" w:rsidRDefault="004B715A">
            <w:pPr>
              <w:rPr>
                <w:szCs w:val="24"/>
              </w:rPr>
            </w:pPr>
            <w:r w:rsidRPr="004C3EB8">
              <w:rPr>
                <w:szCs w:val="24"/>
              </w:rPr>
              <w:t>176,269</w:t>
            </w:r>
          </w:p>
        </w:tc>
        <w:tc>
          <w:tcPr>
            <w:tcW w:w="0" w:type="auto"/>
            <w:vAlign w:val="center"/>
          </w:tcPr>
          <w:p w14:paraId="11C29705" w14:textId="77777777" w:rsidR="002D5DA9" w:rsidRPr="004C3EB8" w:rsidRDefault="004B715A" w:rsidP="004C3EB8">
            <w:pPr>
              <w:jc w:val="center"/>
              <w:rPr>
                <w:szCs w:val="24"/>
              </w:rPr>
            </w:pPr>
            <w:r w:rsidRPr="004C3EB8">
              <w:rPr>
                <w:szCs w:val="24"/>
              </w:rPr>
              <w:t>17.63</w:t>
            </w:r>
          </w:p>
        </w:tc>
      </w:tr>
      <w:tr w:rsidR="002D5DA9" w:rsidRPr="004C3EB8" w14:paraId="3A5372E2" w14:textId="77777777" w:rsidTr="004C3EB8">
        <w:trPr>
          <w:jc w:val="center"/>
        </w:trPr>
        <w:tc>
          <w:tcPr>
            <w:tcW w:w="0" w:type="auto"/>
            <w:vAlign w:val="center"/>
          </w:tcPr>
          <w:p w14:paraId="32BDA001" w14:textId="77777777" w:rsidR="002D5DA9" w:rsidRPr="004C3EB8" w:rsidRDefault="004B715A">
            <w:pPr>
              <w:rPr>
                <w:szCs w:val="24"/>
              </w:rPr>
            </w:pPr>
            <w:r w:rsidRPr="004C3EB8">
              <w:rPr>
                <w:szCs w:val="24"/>
              </w:rPr>
              <w:t>Segment</w:t>
            </w:r>
          </w:p>
        </w:tc>
        <w:tc>
          <w:tcPr>
            <w:tcW w:w="0" w:type="auto"/>
            <w:vAlign w:val="center"/>
          </w:tcPr>
          <w:p w14:paraId="2FB01C9B" w14:textId="77777777" w:rsidR="002D5DA9" w:rsidRPr="004C3EB8" w:rsidRDefault="004B715A">
            <w:pPr>
              <w:rPr>
                <w:szCs w:val="24"/>
              </w:rPr>
            </w:pPr>
            <w:r w:rsidRPr="004C3EB8">
              <w:rPr>
                <w:szCs w:val="24"/>
              </w:rPr>
              <w:t>Gold</w:t>
            </w:r>
          </w:p>
        </w:tc>
        <w:tc>
          <w:tcPr>
            <w:tcW w:w="0" w:type="auto"/>
            <w:vAlign w:val="center"/>
          </w:tcPr>
          <w:p w14:paraId="124642C6" w14:textId="77777777" w:rsidR="002D5DA9" w:rsidRPr="004C3EB8" w:rsidRDefault="004B715A">
            <w:pPr>
              <w:rPr>
                <w:szCs w:val="24"/>
              </w:rPr>
            </w:pPr>
            <w:r w:rsidRPr="004C3EB8">
              <w:rPr>
                <w:szCs w:val="24"/>
              </w:rPr>
              <w:t>98,415</w:t>
            </w:r>
          </w:p>
        </w:tc>
        <w:tc>
          <w:tcPr>
            <w:tcW w:w="0" w:type="auto"/>
            <w:vAlign w:val="center"/>
          </w:tcPr>
          <w:p w14:paraId="2C7C5EF4" w14:textId="77777777" w:rsidR="002D5DA9" w:rsidRPr="004C3EB8" w:rsidRDefault="004B715A" w:rsidP="004C3EB8">
            <w:pPr>
              <w:jc w:val="center"/>
              <w:rPr>
                <w:szCs w:val="24"/>
              </w:rPr>
            </w:pPr>
            <w:r w:rsidRPr="004C3EB8">
              <w:rPr>
                <w:szCs w:val="24"/>
              </w:rPr>
              <w:t>9.84</w:t>
            </w:r>
          </w:p>
        </w:tc>
      </w:tr>
      <w:tr w:rsidR="002D5DA9" w:rsidRPr="004C3EB8" w14:paraId="73A3CED4" w14:textId="77777777" w:rsidTr="004C3EB8">
        <w:trPr>
          <w:jc w:val="center"/>
        </w:trPr>
        <w:tc>
          <w:tcPr>
            <w:tcW w:w="0" w:type="auto"/>
            <w:vAlign w:val="center"/>
          </w:tcPr>
          <w:p w14:paraId="2E6B2371" w14:textId="77777777" w:rsidR="002D5DA9" w:rsidRPr="004C3EB8" w:rsidRDefault="004B715A">
            <w:pPr>
              <w:rPr>
                <w:szCs w:val="24"/>
              </w:rPr>
            </w:pPr>
            <w:r w:rsidRPr="004C3EB8">
              <w:rPr>
                <w:szCs w:val="24"/>
              </w:rPr>
              <w:t>Segment</w:t>
            </w:r>
          </w:p>
        </w:tc>
        <w:tc>
          <w:tcPr>
            <w:tcW w:w="0" w:type="auto"/>
            <w:vAlign w:val="center"/>
          </w:tcPr>
          <w:p w14:paraId="5F3B69A2" w14:textId="77777777" w:rsidR="002D5DA9" w:rsidRPr="004C3EB8" w:rsidRDefault="004B715A">
            <w:pPr>
              <w:rPr>
                <w:szCs w:val="24"/>
              </w:rPr>
            </w:pPr>
            <w:r w:rsidRPr="004C3EB8">
              <w:rPr>
                <w:szCs w:val="24"/>
              </w:rPr>
              <w:t>Missing</w:t>
            </w:r>
          </w:p>
        </w:tc>
        <w:tc>
          <w:tcPr>
            <w:tcW w:w="0" w:type="auto"/>
            <w:vAlign w:val="center"/>
          </w:tcPr>
          <w:p w14:paraId="055065EA" w14:textId="77777777" w:rsidR="002D5DA9" w:rsidRPr="004C3EB8" w:rsidRDefault="004B715A">
            <w:pPr>
              <w:rPr>
                <w:szCs w:val="24"/>
              </w:rPr>
            </w:pPr>
            <w:r w:rsidRPr="004C3EB8">
              <w:rPr>
                <w:szCs w:val="24"/>
              </w:rPr>
              <w:t>77,991</w:t>
            </w:r>
          </w:p>
        </w:tc>
        <w:tc>
          <w:tcPr>
            <w:tcW w:w="0" w:type="auto"/>
            <w:vAlign w:val="center"/>
          </w:tcPr>
          <w:p w14:paraId="7862715C" w14:textId="77777777" w:rsidR="002D5DA9" w:rsidRPr="004C3EB8" w:rsidRDefault="004B715A" w:rsidP="004C3EB8">
            <w:pPr>
              <w:jc w:val="center"/>
              <w:rPr>
                <w:szCs w:val="24"/>
              </w:rPr>
            </w:pPr>
            <w:r w:rsidRPr="004C3EB8">
              <w:rPr>
                <w:szCs w:val="24"/>
              </w:rPr>
              <w:t>7.80</w:t>
            </w:r>
          </w:p>
        </w:tc>
      </w:tr>
    </w:tbl>
    <w:p w14:paraId="6E429752" w14:textId="77777777" w:rsidR="002D5DA9" w:rsidRDefault="004B715A">
      <w:r>
        <w:t>Atribut Segment merupakan kategori bawaan dataset sehingga tidak digunakan sebagai fitur training. Atribut ini tetap disimpan untuk membantu profiling pada tahap evaluasi.</w:t>
      </w:r>
    </w:p>
    <w:p w14:paraId="0BB40BD2" w14:textId="77777777" w:rsidR="002D5DA9" w:rsidRDefault="004B715A">
      <w:pPr>
        <w:pStyle w:val="Heading2"/>
      </w:pPr>
      <w:r>
        <w:t>2.5 Pemeriksaan Kualitas Data Awal</w:t>
      </w:r>
    </w:p>
    <w:tbl>
      <w:tblPr>
        <w:tblStyle w:val="TableGrid"/>
        <w:tblW w:w="0" w:type="auto"/>
        <w:tblLook w:val="04A0" w:firstRow="1" w:lastRow="0" w:firstColumn="1" w:lastColumn="0" w:noHBand="0" w:noVBand="1"/>
      </w:tblPr>
      <w:tblGrid>
        <w:gridCol w:w="10368"/>
      </w:tblGrid>
      <w:tr w:rsidR="002D5DA9" w14:paraId="58AF02E9" w14:textId="77777777">
        <w:tc>
          <w:tcPr>
            <w:tcW w:w="10368" w:type="dxa"/>
            <w:shd w:val="clear" w:color="auto" w:fill="F2F2F2"/>
          </w:tcPr>
          <w:p w14:paraId="1536217A" w14:textId="77777777" w:rsidR="002D5DA9" w:rsidRDefault="004B715A">
            <w:r>
              <w:rPr>
                <w:rFonts w:ascii="Consolas" w:eastAsia="Consolas" w:hAnsi="Consolas"/>
                <w:sz w:val="14"/>
              </w:rPr>
              <w:t># =========================================================</w:t>
            </w:r>
            <w:r>
              <w:rPr>
                <w:rFonts w:ascii="Consolas" w:eastAsia="Consolas" w:hAnsi="Consolas"/>
                <w:sz w:val="14"/>
              </w:rPr>
              <w:br/>
              <w:t># KODE 2.5 PEMERIKSAAN KUALITAS DATA AWAL</w:t>
            </w:r>
            <w:r>
              <w:rPr>
                <w:rFonts w:ascii="Consolas" w:eastAsia="Consolas" w:hAnsi="Consolas"/>
                <w:sz w:val="14"/>
              </w:rPr>
              <w:br/>
              <w:t># =========================================================</w:t>
            </w:r>
            <w:r>
              <w:rPr>
                <w:rFonts w:ascii="Consolas" w:eastAsia="Consolas" w:hAnsi="Consolas"/>
                <w:sz w:val="14"/>
              </w:rPr>
              <w:br/>
              <w:t>missing_awal = pd.DataFrame({</w:t>
            </w:r>
            <w:r>
              <w:rPr>
                <w:rFonts w:ascii="Consolas" w:eastAsia="Consolas" w:hAnsi="Consolas"/>
                <w:sz w:val="14"/>
              </w:rPr>
              <w:br/>
              <w:t xml:space="preserve">    "Missing Value": df.isnull().sum(),</w:t>
            </w:r>
            <w:r>
              <w:rPr>
                <w:rFonts w:ascii="Consolas" w:eastAsia="Consolas" w:hAnsi="Consolas"/>
                <w:sz w:val="14"/>
              </w:rPr>
              <w:br/>
              <w:t xml:space="preserve">    "Persentase (%)": (df.isnull().sum() / len(df) * 100).round(2)</w:t>
            </w:r>
            <w:r>
              <w:rPr>
                <w:rFonts w:ascii="Consolas" w:eastAsia="Consolas" w:hAnsi="Consolas"/>
                <w:sz w:val="14"/>
              </w:rPr>
              <w:br/>
              <w:t>})</w:t>
            </w:r>
            <w:r>
              <w:rPr>
                <w:rFonts w:ascii="Consolas" w:eastAsia="Consolas" w:hAnsi="Consolas"/>
                <w:sz w:val="14"/>
              </w:rPr>
              <w:br/>
              <w:t>missing_awal = missing_awal[missing_awal["Missing Value"] &gt; 0].sort_values("Missing Value", ascending=False)</w:t>
            </w:r>
            <w:r>
              <w:rPr>
                <w:rFonts w:ascii="Consolas" w:eastAsia="Consolas" w:hAnsi="Consolas"/>
                <w:sz w:val="14"/>
              </w:rPr>
              <w:br/>
              <w:t>print("Missing value awal:")</w:t>
            </w:r>
            <w:r>
              <w:rPr>
                <w:rFonts w:ascii="Consolas" w:eastAsia="Consolas" w:hAnsi="Consolas"/>
                <w:sz w:val="14"/>
              </w:rPr>
              <w:br/>
              <w:t>display(missing_awal)</w:t>
            </w:r>
            <w:r>
              <w:rPr>
                <w:rFonts w:ascii="Consolas" w:eastAsia="Consolas" w:hAnsi="Consolas"/>
                <w:sz w:val="14"/>
              </w:rPr>
              <w:br/>
            </w:r>
            <w:r>
              <w:rPr>
                <w:rFonts w:ascii="Consolas" w:eastAsia="Consolas" w:hAnsi="Consolas"/>
                <w:sz w:val="14"/>
              </w:rPr>
              <w:br/>
              <w:t>plt.figure(figsize=(8, 4))</w:t>
            </w:r>
            <w:r>
              <w:rPr>
                <w:rFonts w:ascii="Consolas" w:eastAsia="Consolas" w:hAnsi="Consolas"/>
                <w:sz w:val="14"/>
              </w:rPr>
              <w:br/>
              <w:t>missing_awal["Missing Value"].plot(kind="bar")</w:t>
            </w:r>
            <w:r>
              <w:rPr>
                <w:rFonts w:ascii="Consolas" w:eastAsia="Consolas" w:hAnsi="Consolas"/>
                <w:sz w:val="14"/>
              </w:rPr>
              <w:br/>
              <w:t>plt.title("Jumlah Missing Value per Atribut")</w:t>
            </w:r>
            <w:r>
              <w:rPr>
                <w:rFonts w:ascii="Consolas" w:eastAsia="Consolas" w:hAnsi="Consolas"/>
                <w:sz w:val="14"/>
              </w:rPr>
              <w:br/>
              <w:t>plt.xlabel("Atribut")</w:t>
            </w:r>
            <w:r>
              <w:rPr>
                <w:rFonts w:ascii="Consolas" w:eastAsia="Consolas" w:hAnsi="Consolas"/>
                <w:sz w:val="14"/>
              </w:rPr>
              <w:br/>
              <w:t>plt.ylabel("Jumlah Missing Value")</w:t>
            </w:r>
            <w:r>
              <w:rPr>
                <w:rFonts w:ascii="Consolas" w:eastAsia="Consolas" w:hAnsi="Consolas"/>
                <w:sz w:val="14"/>
              </w:rPr>
              <w:br/>
              <w:t>plt.xticks(rotation=45, ha="right")</w:t>
            </w:r>
            <w:r>
              <w:rPr>
                <w:rFonts w:ascii="Consolas" w:eastAsia="Consolas" w:hAnsi="Consolas"/>
                <w:sz w:val="14"/>
              </w:rPr>
              <w:br/>
              <w:t>plt.tight_layout()</w:t>
            </w:r>
            <w:r>
              <w:rPr>
                <w:rFonts w:ascii="Consolas" w:eastAsia="Consolas" w:hAnsi="Consolas"/>
                <w:sz w:val="14"/>
              </w:rPr>
              <w:br/>
              <w:t>plt.savefig("fig_missing_values.png", dpi=180)</w:t>
            </w:r>
            <w:r>
              <w:rPr>
                <w:rFonts w:ascii="Consolas" w:eastAsia="Consolas" w:hAnsi="Consolas"/>
                <w:sz w:val="14"/>
              </w:rPr>
              <w:br/>
              <w:t>plt.show()</w:t>
            </w:r>
            <w:r>
              <w:rPr>
                <w:rFonts w:ascii="Consolas" w:eastAsia="Consolas" w:hAnsi="Consolas"/>
                <w:sz w:val="14"/>
              </w:rPr>
              <w:br/>
            </w:r>
            <w:r>
              <w:rPr>
                <w:rFonts w:ascii="Consolas" w:eastAsia="Consolas" w:hAnsi="Consolas"/>
                <w:sz w:val="14"/>
              </w:rPr>
              <w:br/>
              <w:t>validasi_awal = {</w:t>
            </w:r>
            <w:r>
              <w:rPr>
                <w:rFonts w:ascii="Consolas" w:eastAsia="Consolas" w:hAnsi="Consolas"/>
                <w:sz w:val="14"/>
              </w:rPr>
              <w:br/>
              <w:t xml:space="preserve">    "Baris duplikat identik": int(df.duplicated().sum()),</w:t>
            </w:r>
            <w:r>
              <w:rPr>
                <w:rFonts w:ascii="Consolas" w:eastAsia="Consolas" w:hAnsi="Consolas"/>
                <w:sz w:val="14"/>
              </w:rPr>
              <w:br/>
              <w:t xml:space="preserve">    "Transaction_ID unik": int(df["Transaction_ID"].nunique()),</w:t>
            </w:r>
            <w:r>
              <w:rPr>
                <w:rFonts w:ascii="Consolas" w:eastAsia="Consolas" w:hAnsi="Consolas"/>
                <w:sz w:val="14"/>
              </w:rPr>
              <w:br/>
              <w:t xml:space="preserve">    "Transaction_ID duplikat": int(df["Transaction_ID"].duplicated().sum()),</w:t>
            </w:r>
            <w:r>
              <w:rPr>
                <w:rFonts w:ascii="Consolas" w:eastAsia="Consolas" w:hAnsi="Consolas"/>
                <w:sz w:val="14"/>
              </w:rPr>
              <w:br/>
              <w:t>}</w:t>
            </w:r>
            <w:r>
              <w:rPr>
                <w:rFonts w:ascii="Consolas" w:eastAsia="Consolas" w:hAnsi="Consolas"/>
                <w:sz w:val="14"/>
              </w:rPr>
              <w:br/>
            </w:r>
            <w:r>
              <w:rPr>
                <w:rFonts w:ascii="Consolas" w:eastAsia="Consolas" w:hAnsi="Consolas"/>
                <w:sz w:val="14"/>
              </w:rPr>
              <w:br/>
              <w:t>df["Transaction_date_parsed"] = pd.to_datetime(df["Transaction_date"], errors="coerce")</w:t>
            </w:r>
            <w:r>
              <w:rPr>
                <w:rFonts w:ascii="Consolas" w:eastAsia="Consolas" w:hAnsi="Consolas"/>
                <w:sz w:val="14"/>
              </w:rPr>
              <w:br/>
              <w:t>validasi_awal["Tanggal gagal parsing"] = int(df["Transaction_date_parsed"].isna().sum())</w:t>
            </w:r>
            <w:r>
              <w:rPr>
                <w:rFonts w:ascii="Consolas" w:eastAsia="Consolas" w:hAnsi="Consolas"/>
                <w:sz w:val="14"/>
              </w:rPr>
              <w:br/>
              <w:t>validasi_awal["Tanggal awal"] = df["Transaction_date_parsed"].min()</w:t>
            </w:r>
            <w:r>
              <w:rPr>
                <w:rFonts w:ascii="Consolas" w:eastAsia="Consolas" w:hAnsi="Consolas"/>
                <w:sz w:val="14"/>
              </w:rPr>
              <w:br/>
              <w:t>validasi_awal["Tanggal akhir"] = df["Transaction_date_parsed"].max()</w:t>
            </w:r>
            <w:r>
              <w:rPr>
                <w:rFonts w:ascii="Consolas" w:eastAsia="Consolas" w:hAnsi="Consolas"/>
                <w:sz w:val="14"/>
              </w:rPr>
              <w:br/>
              <w:t>validasi_awal["Jumlah State_names"] = int(df["State_names"].nunique(dropna=True))</w:t>
            </w:r>
            <w:r>
              <w:rPr>
                <w:rFonts w:ascii="Consolas" w:eastAsia="Consolas" w:hAnsi="Consolas"/>
                <w:sz w:val="14"/>
              </w:rPr>
              <w:br/>
              <w:t>validasi_awal["Segment bernilai Missing"] = int((df["Segment"] == "Missing").sum())</w:t>
            </w:r>
            <w:r>
              <w:rPr>
                <w:rFonts w:ascii="Consolas" w:eastAsia="Consolas" w:hAnsi="Consolas"/>
                <w:sz w:val="14"/>
              </w:rPr>
              <w:br/>
              <w:t>validasi_awal["Nilai unik Referral"] = sorted(df["Referral"].dropna().unique().tolist())</w:t>
            </w:r>
            <w:r>
              <w:rPr>
                <w:rFonts w:ascii="Consolas" w:eastAsia="Consolas" w:hAnsi="Consolas"/>
                <w:sz w:val="14"/>
              </w:rPr>
              <w:br/>
            </w:r>
            <w:r>
              <w:rPr>
                <w:rFonts w:ascii="Consolas" w:eastAsia="Consolas" w:hAnsi="Consolas"/>
                <w:sz w:val="14"/>
              </w:rPr>
              <w:br/>
              <w:t>display(pd.DataFrame(list(validasi_awal.items()), columns=["Pemeriksaan", "Hasil"]))</w:t>
            </w:r>
          </w:p>
        </w:tc>
      </w:tr>
    </w:tbl>
    <w:p w14:paraId="4D0F8A52" w14:textId="77777777" w:rsidR="002D5DA9" w:rsidRDefault="004B715A">
      <w:pPr>
        <w:jc w:val="center"/>
        <w:rPr>
          <w:b/>
          <w:i/>
          <w:sz w:val="18"/>
        </w:rPr>
      </w:pPr>
      <w:r>
        <w:rPr>
          <w:b/>
          <w:i/>
          <w:sz w:val="18"/>
        </w:rPr>
        <w:t xml:space="preserve">Kode 2.5 </w:t>
      </w:r>
      <w:proofErr w:type="spellStart"/>
      <w:r>
        <w:rPr>
          <w:b/>
          <w:i/>
          <w:sz w:val="18"/>
        </w:rPr>
        <w:t>Pemeriksaan</w:t>
      </w:r>
      <w:proofErr w:type="spellEnd"/>
      <w:r>
        <w:rPr>
          <w:b/>
          <w:i/>
          <w:sz w:val="18"/>
        </w:rPr>
        <w:t xml:space="preserve"> </w:t>
      </w:r>
      <w:proofErr w:type="spellStart"/>
      <w:r>
        <w:rPr>
          <w:b/>
          <w:i/>
          <w:sz w:val="18"/>
        </w:rPr>
        <w:t>Kualitas</w:t>
      </w:r>
      <w:proofErr w:type="spellEnd"/>
      <w:r>
        <w:rPr>
          <w:b/>
          <w:i/>
          <w:sz w:val="18"/>
        </w:rPr>
        <w:t xml:space="preserve"> Data Awal</w:t>
      </w:r>
    </w:p>
    <w:p w14:paraId="17E06CF5" w14:textId="77777777" w:rsidR="00533744" w:rsidRDefault="00533744">
      <w:pPr>
        <w:jc w:val="center"/>
        <w:rPr>
          <w:b/>
          <w:i/>
          <w:sz w:val="18"/>
        </w:rPr>
      </w:pPr>
    </w:p>
    <w:p w14:paraId="55FBC021" w14:textId="77777777" w:rsidR="00533744" w:rsidRDefault="00533744">
      <w:pPr>
        <w:jc w:val="center"/>
      </w:pPr>
    </w:p>
    <w:p w14:paraId="683A5848" w14:textId="77777777" w:rsidR="002D5DA9" w:rsidRDefault="004B715A">
      <w:pPr>
        <w:jc w:val="center"/>
        <w:rPr>
          <w:b/>
          <w:i/>
          <w:sz w:val="18"/>
        </w:rPr>
      </w:pPr>
      <w:r>
        <w:rPr>
          <w:b/>
          <w:i/>
          <w:sz w:val="18"/>
        </w:rPr>
        <w:t>Tabel 2.6 Missing Value Awal</w:t>
      </w:r>
    </w:p>
    <w:p w14:paraId="774D832B" w14:textId="682FD0A2" w:rsidR="00AD798F" w:rsidRPr="00AD798F" w:rsidRDefault="0076550C">
      <w:pPr>
        <w:jc w:val="center"/>
        <w:rPr>
          <w:iCs/>
        </w:rPr>
      </w:pPr>
      <w:r w:rsidRPr="0076550C">
        <w:rPr>
          <w:iCs/>
          <w:noProof/>
        </w:rPr>
        <w:drawing>
          <wp:inline distT="0" distB="0" distL="0" distR="0" wp14:anchorId="0D63D5DC" wp14:editId="4A1007D4">
            <wp:extent cx="2751058" cy="1455546"/>
            <wp:effectExtent l="0" t="0" r="0" b="0"/>
            <wp:docPr id="24380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00221" name=""/>
                    <pic:cNvPicPr/>
                  </pic:nvPicPr>
                  <pic:blipFill>
                    <a:blip r:embed="rId18"/>
                    <a:stretch>
                      <a:fillRect/>
                    </a:stretch>
                  </pic:blipFill>
                  <pic:spPr>
                    <a:xfrm>
                      <a:off x="0" y="0"/>
                      <a:ext cx="2751058" cy="1455546"/>
                    </a:xfrm>
                    <a:prstGeom prst="rect">
                      <a:avLst/>
                    </a:prstGeom>
                  </pic:spPr>
                </pic:pic>
              </a:graphicData>
            </a:graphic>
          </wp:inline>
        </w:drawing>
      </w:r>
    </w:p>
    <w:p w14:paraId="20683AFA" w14:textId="34DCF937" w:rsidR="002D5DA9" w:rsidRDefault="0076550C">
      <w:pPr>
        <w:jc w:val="center"/>
      </w:pPr>
      <w:r>
        <w:rPr>
          <w:noProof/>
        </w:rPr>
        <w:drawing>
          <wp:inline distT="0" distB="0" distL="0" distR="0" wp14:anchorId="285AE1D4" wp14:editId="1CCC8E15">
            <wp:extent cx="6583680" cy="3249930"/>
            <wp:effectExtent l="0" t="0" r="7620" b="7620"/>
            <wp:docPr id="210346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83680" cy="3249930"/>
                    </a:xfrm>
                    <a:prstGeom prst="rect">
                      <a:avLst/>
                    </a:prstGeom>
                    <a:noFill/>
                    <a:ln>
                      <a:noFill/>
                    </a:ln>
                  </pic:spPr>
                </pic:pic>
              </a:graphicData>
            </a:graphic>
          </wp:inline>
        </w:drawing>
      </w:r>
    </w:p>
    <w:p w14:paraId="59AB4DAE" w14:textId="77777777" w:rsidR="002D5DA9" w:rsidRDefault="004B715A">
      <w:pPr>
        <w:jc w:val="center"/>
      </w:pPr>
      <w:r>
        <w:rPr>
          <w:b/>
          <w:i/>
          <w:sz w:val="18"/>
        </w:rPr>
        <w:t>Gambar 2.1 Visualisasi Missing Value per Atribut</w:t>
      </w:r>
    </w:p>
    <w:p w14:paraId="1BCFE348" w14:textId="77777777" w:rsidR="002D5DA9" w:rsidRDefault="004B715A">
      <w:pPr>
        <w:jc w:val="center"/>
      </w:pPr>
      <w:r>
        <w:rPr>
          <w:b/>
          <w:i/>
          <w:sz w:val="18"/>
        </w:rPr>
        <w:t>Tabel 2.7 Validasi Kualitas Data Awal</w:t>
      </w:r>
    </w:p>
    <w:p w14:paraId="118B4B50" w14:textId="4FA779BB" w:rsidR="00722595" w:rsidRDefault="00722595" w:rsidP="00722595">
      <w:pPr>
        <w:jc w:val="center"/>
      </w:pPr>
      <w:r w:rsidRPr="00722595">
        <w:rPr>
          <w:noProof/>
        </w:rPr>
        <w:drawing>
          <wp:inline distT="0" distB="0" distL="0" distR="0" wp14:anchorId="66F5E70E" wp14:editId="02ADE20D">
            <wp:extent cx="2514818" cy="2301439"/>
            <wp:effectExtent l="0" t="0" r="0" b="3810"/>
            <wp:docPr id="89511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19578" name=""/>
                    <pic:cNvPicPr/>
                  </pic:nvPicPr>
                  <pic:blipFill>
                    <a:blip r:embed="rId20"/>
                    <a:stretch>
                      <a:fillRect/>
                    </a:stretch>
                  </pic:blipFill>
                  <pic:spPr>
                    <a:xfrm>
                      <a:off x="0" y="0"/>
                      <a:ext cx="2514818" cy="2301439"/>
                    </a:xfrm>
                    <a:prstGeom prst="rect">
                      <a:avLst/>
                    </a:prstGeom>
                  </pic:spPr>
                </pic:pic>
              </a:graphicData>
            </a:graphic>
          </wp:inline>
        </w:drawing>
      </w:r>
    </w:p>
    <w:p w14:paraId="376E8FE6" w14:textId="4EA10009" w:rsidR="002D5DA9" w:rsidRDefault="004B715A">
      <w:r>
        <w:t xml:space="preserve">Output </w:t>
      </w:r>
      <w:proofErr w:type="spellStart"/>
      <w:r>
        <w:t>menunjukkan</w:t>
      </w:r>
      <w:proofErr w:type="spellEnd"/>
      <w:r>
        <w:t xml:space="preserve"> </w:t>
      </w:r>
      <w:proofErr w:type="spellStart"/>
      <w:r>
        <w:t>bahwa</w:t>
      </w:r>
      <w:proofErr w:type="spellEnd"/>
      <w:r>
        <w:t xml:space="preserve"> missing value terbesar terdapat pada Amount_spent sebanyak 96.065 baris. Tidak terdapat baris duplikat identik dan Transaction_ID bersifat unik.</w:t>
      </w:r>
    </w:p>
    <w:p w14:paraId="27934179" w14:textId="77777777" w:rsidR="002D5DA9" w:rsidRDefault="004B715A">
      <w:pPr>
        <w:pStyle w:val="Heading2"/>
      </w:pPr>
      <w:r>
        <w:t>2.6 Pemeriksaan Outlier Awal dengan IQR dan Boxplot</w:t>
      </w:r>
    </w:p>
    <w:tbl>
      <w:tblPr>
        <w:tblStyle w:val="TableGrid"/>
        <w:tblW w:w="0" w:type="auto"/>
        <w:tblLook w:val="04A0" w:firstRow="1" w:lastRow="0" w:firstColumn="1" w:lastColumn="0" w:noHBand="0" w:noVBand="1"/>
      </w:tblPr>
      <w:tblGrid>
        <w:gridCol w:w="10368"/>
      </w:tblGrid>
      <w:tr w:rsidR="002D5DA9" w14:paraId="574C7BA7" w14:textId="77777777">
        <w:tc>
          <w:tcPr>
            <w:tcW w:w="10368" w:type="dxa"/>
            <w:shd w:val="clear" w:color="auto" w:fill="F2F2F2"/>
          </w:tcPr>
          <w:p w14:paraId="574398DF" w14:textId="77777777" w:rsidR="002D5DA9" w:rsidRDefault="004B715A">
            <w:r>
              <w:rPr>
                <w:rFonts w:ascii="Consolas" w:eastAsia="Consolas" w:hAnsi="Consolas"/>
                <w:sz w:val="14"/>
              </w:rPr>
              <w:t># =========================================================</w:t>
            </w:r>
            <w:r>
              <w:rPr>
                <w:rFonts w:ascii="Consolas" w:eastAsia="Consolas" w:hAnsi="Consolas"/>
                <w:sz w:val="14"/>
              </w:rPr>
              <w:br/>
              <w:t># KODE 2.6 PEMERIKSAAN OUTLIER AWAL DENGAN IQR DAN BOXPLOT</w:t>
            </w:r>
            <w:r>
              <w:rPr>
                <w:rFonts w:ascii="Consolas" w:eastAsia="Consolas" w:hAnsi="Consolas"/>
                <w:sz w:val="14"/>
              </w:rPr>
              <w:br/>
              <w:t># =========================================================</w:t>
            </w:r>
            <w:r>
              <w:rPr>
                <w:rFonts w:ascii="Consolas" w:eastAsia="Consolas" w:hAnsi="Consolas"/>
                <w:sz w:val="14"/>
              </w:rPr>
              <w:br/>
              <w:t>def cek_outlier_iqr(dataframe, kolom):</w:t>
            </w:r>
            <w:r>
              <w:rPr>
                <w:rFonts w:ascii="Consolas" w:eastAsia="Consolas" w:hAnsi="Consolas"/>
                <w:sz w:val="14"/>
              </w:rPr>
              <w:br/>
              <w:t xml:space="preserve">    data = dataframe[kolom].dropna()</w:t>
            </w:r>
            <w:r>
              <w:rPr>
                <w:rFonts w:ascii="Consolas" w:eastAsia="Consolas" w:hAnsi="Consolas"/>
                <w:sz w:val="14"/>
              </w:rPr>
              <w:br/>
              <w:t xml:space="preserve">    q1 = data.quantile(0.25)</w:t>
            </w:r>
            <w:r>
              <w:rPr>
                <w:rFonts w:ascii="Consolas" w:eastAsia="Consolas" w:hAnsi="Consolas"/>
                <w:sz w:val="14"/>
              </w:rPr>
              <w:br/>
              <w:t xml:space="preserve">    q3 = data.quantile(0.75)</w:t>
            </w:r>
            <w:r>
              <w:rPr>
                <w:rFonts w:ascii="Consolas" w:eastAsia="Consolas" w:hAnsi="Consolas"/>
                <w:sz w:val="14"/>
              </w:rPr>
              <w:br/>
              <w:t xml:space="preserve">    iqr = q3 - q1</w:t>
            </w:r>
            <w:r>
              <w:rPr>
                <w:rFonts w:ascii="Consolas" w:eastAsia="Consolas" w:hAnsi="Consolas"/>
                <w:sz w:val="14"/>
              </w:rPr>
              <w:br/>
              <w:t xml:space="preserve">    batas_bawah = q1 - 1.5 * iqr</w:t>
            </w:r>
            <w:r>
              <w:rPr>
                <w:rFonts w:ascii="Consolas" w:eastAsia="Consolas" w:hAnsi="Consolas"/>
                <w:sz w:val="14"/>
              </w:rPr>
              <w:br/>
              <w:t xml:space="preserve">    batas_atas = q3 + 1.5 * iqr</w:t>
            </w:r>
            <w:r>
              <w:rPr>
                <w:rFonts w:ascii="Consolas" w:eastAsia="Consolas" w:hAnsi="Consolas"/>
                <w:sz w:val="14"/>
              </w:rPr>
              <w:br/>
              <w:t xml:space="preserve">    jumlah_outlier = ((data &lt; batas_bawah) | (data &gt; batas_atas)).sum()</w:t>
            </w:r>
            <w:r>
              <w:rPr>
                <w:rFonts w:ascii="Consolas" w:eastAsia="Consolas" w:hAnsi="Consolas"/>
                <w:sz w:val="14"/>
              </w:rPr>
              <w:br/>
              <w:t xml:space="preserve">    return {</w:t>
            </w:r>
            <w:r>
              <w:rPr>
                <w:rFonts w:ascii="Consolas" w:eastAsia="Consolas" w:hAnsi="Consolas"/>
                <w:sz w:val="14"/>
              </w:rPr>
              <w:br/>
              <w:t xml:space="preserve">        "Atribut": kolom,</w:t>
            </w:r>
            <w:r>
              <w:rPr>
                <w:rFonts w:ascii="Consolas" w:eastAsia="Consolas" w:hAnsi="Consolas"/>
                <w:sz w:val="14"/>
              </w:rPr>
              <w:br/>
              <w:t xml:space="preserve">        "Q1": round(q1, 2),</w:t>
            </w:r>
            <w:r>
              <w:rPr>
                <w:rFonts w:ascii="Consolas" w:eastAsia="Consolas" w:hAnsi="Consolas"/>
                <w:sz w:val="14"/>
              </w:rPr>
              <w:br/>
              <w:t xml:space="preserve">        "Q3": round(q3, 2),</w:t>
            </w:r>
            <w:r>
              <w:rPr>
                <w:rFonts w:ascii="Consolas" w:eastAsia="Consolas" w:hAnsi="Consolas"/>
                <w:sz w:val="14"/>
              </w:rPr>
              <w:br/>
              <w:t xml:space="preserve">        "IQR": round(iqr, 2),</w:t>
            </w:r>
            <w:r>
              <w:rPr>
                <w:rFonts w:ascii="Consolas" w:eastAsia="Consolas" w:hAnsi="Consolas"/>
                <w:sz w:val="14"/>
              </w:rPr>
              <w:br/>
              <w:t xml:space="preserve">        "Batas Bawah": round(batas_bawah, 2),</w:t>
            </w:r>
            <w:r>
              <w:rPr>
                <w:rFonts w:ascii="Consolas" w:eastAsia="Consolas" w:hAnsi="Consolas"/>
                <w:sz w:val="14"/>
              </w:rPr>
              <w:br/>
              <w:t xml:space="preserve">        "Batas Atas": round(batas_atas, 2),</w:t>
            </w:r>
            <w:r>
              <w:rPr>
                <w:rFonts w:ascii="Consolas" w:eastAsia="Consolas" w:hAnsi="Consolas"/>
                <w:sz w:val="14"/>
              </w:rPr>
              <w:br/>
              <w:t xml:space="preserve">        "Jumlah Outlier": int(jumlah_outlier)</w:t>
            </w:r>
            <w:r>
              <w:rPr>
                <w:rFonts w:ascii="Consolas" w:eastAsia="Consolas" w:hAnsi="Consolas"/>
                <w:sz w:val="14"/>
              </w:rPr>
              <w:br/>
              <w:t xml:space="preserve">    }</w:t>
            </w:r>
            <w:r>
              <w:rPr>
                <w:rFonts w:ascii="Consolas" w:eastAsia="Consolas" w:hAnsi="Consolas"/>
                <w:sz w:val="14"/>
              </w:rPr>
              <w:br/>
            </w:r>
            <w:r>
              <w:rPr>
                <w:rFonts w:ascii="Consolas" w:eastAsia="Consolas" w:hAnsi="Consolas"/>
                <w:sz w:val="14"/>
              </w:rPr>
              <w:br/>
              <w:t>outlier_awal = pd.DataFrame([cek_outlier_iqr(df, "Age"), cek_outlier_iqr(df, "Amount_spent")])</w:t>
            </w:r>
            <w:r>
              <w:rPr>
                <w:rFonts w:ascii="Consolas" w:eastAsia="Consolas" w:hAnsi="Consolas"/>
                <w:sz w:val="14"/>
              </w:rPr>
              <w:br/>
              <w:t>display(outlier_awal)</w:t>
            </w:r>
            <w:r>
              <w:rPr>
                <w:rFonts w:ascii="Consolas" w:eastAsia="Consolas" w:hAnsi="Consolas"/>
                <w:sz w:val="14"/>
              </w:rPr>
              <w:br/>
            </w:r>
            <w:r>
              <w:rPr>
                <w:rFonts w:ascii="Consolas" w:eastAsia="Consolas" w:hAnsi="Consolas"/>
                <w:sz w:val="14"/>
              </w:rPr>
              <w:br/>
              <w:t>plt.figure(figsize=(10, 4))</w:t>
            </w:r>
            <w:r>
              <w:rPr>
                <w:rFonts w:ascii="Consolas" w:eastAsia="Consolas" w:hAnsi="Consolas"/>
                <w:sz w:val="14"/>
              </w:rPr>
              <w:br/>
              <w:t>plt.boxplot(df["Amount_spent"].dropna(), vert=False)</w:t>
            </w:r>
            <w:r>
              <w:rPr>
                <w:rFonts w:ascii="Consolas" w:eastAsia="Consolas" w:hAnsi="Consolas"/>
                <w:sz w:val="14"/>
              </w:rPr>
              <w:br/>
              <w:t>plt.title("Boxplot Distribusi Pengeluaran (Amount_spent)")</w:t>
            </w:r>
            <w:r>
              <w:rPr>
                <w:rFonts w:ascii="Consolas" w:eastAsia="Consolas" w:hAnsi="Consolas"/>
                <w:sz w:val="14"/>
              </w:rPr>
              <w:br/>
              <w:t>plt.xlabel("Nilai Amount_spent")</w:t>
            </w:r>
            <w:r>
              <w:rPr>
                <w:rFonts w:ascii="Consolas" w:eastAsia="Consolas" w:hAnsi="Consolas"/>
                <w:sz w:val="14"/>
              </w:rPr>
              <w:br/>
              <w:t>plt.grid(axis="x", linestyle="--", alpha=0.7)</w:t>
            </w:r>
            <w:r>
              <w:rPr>
                <w:rFonts w:ascii="Consolas" w:eastAsia="Consolas" w:hAnsi="Consolas"/>
                <w:sz w:val="14"/>
              </w:rPr>
              <w:br/>
              <w:t>plt.tight_layout()</w:t>
            </w:r>
            <w:r>
              <w:rPr>
                <w:rFonts w:ascii="Consolas" w:eastAsia="Consolas" w:hAnsi="Consolas"/>
                <w:sz w:val="14"/>
              </w:rPr>
              <w:br/>
              <w:t>plt.savefig("fig_amount_boxplot.png", dpi=180)</w:t>
            </w:r>
            <w:r>
              <w:rPr>
                <w:rFonts w:ascii="Consolas" w:eastAsia="Consolas" w:hAnsi="Consolas"/>
                <w:sz w:val="14"/>
              </w:rPr>
              <w:br/>
              <w:t>plt.show()</w:t>
            </w:r>
          </w:p>
        </w:tc>
      </w:tr>
    </w:tbl>
    <w:p w14:paraId="2C308AF0" w14:textId="77777777" w:rsidR="002D5DA9" w:rsidRDefault="004B715A">
      <w:pPr>
        <w:jc w:val="center"/>
      </w:pPr>
      <w:r>
        <w:rPr>
          <w:b/>
          <w:i/>
          <w:sz w:val="18"/>
        </w:rPr>
        <w:t>Kode 2.6 Pemeriksaan Outlier Awal dengan IQR dan Boxplot</w:t>
      </w:r>
    </w:p>
    <w:p w14:paraId="5D4EE7C9" w14:textId="77777777" w:rsidR="002D5DA9" w:rsidRDefault="004B715A">
      <w:pPr>
        <w:jc w:val="center"/>
        <w:rPr>
          <w:b/>
          <w:i/>
          <w:sz w:val="18"/>
        </w:rPr>
      </w:pPr>
      <w:r>
        <w:rPr>
          <w:b/>
          <w:i/>
          <w:sz w:val="18"/>
        </w:rPr>
        <w:t xml:space="preserve">Tabel 2.8 Hasil </w:t>
      </w:r>
      <w:proofErr w:type="spellStart"/>
      <w:r>
        <w:rPr>
          <w:b/>
          <w:i/>
          <w:sz w:val="18"/>
        </w:rPr>
        <w:t>Pemeriksaan</w:t>
      </w:r>
      <w:proofErr w:type="spellEnd"/>
      <w:r>
        <w:rPr>
          <w:b/>
          <w:i/>
          <w:sz w:val="18"/>
        </w:rPr>
        <w:t xml:space="preserve"> Outlier Awal</w:t>
      </w:r>
    </w:p>
    <w:p w14:paraId="37F05359" w14:textId="1B8C7A17" w:rsidR="00E36B62" w:rsidRPr="00E36B62" w:rsidRDefault="00E36B62">
      <w:pPr>
        <w:jc w:val="center"/>
        <w:rPr>
          <w:iCs/>
        </w:rPr>
      </w:pPr>
      <w:r w:rsidRPr="00E36B62">
        <w:rPr>
          <w:iCs/>
          <w:noProof/>
        </w:rPr>
        <w:drawing>
          <wp:inline distT="0" distB="0" distL="0" distR="0" wp14:anchorId="773493B4" wp14:editId="371347F1">
            <wp:extent cx="4519052" cy="685859"/>
            <wp:effectExtent l="0" t="0" r="0" b="0"/>
            <wp:docPr id="8162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2383" name=""/>
                    <pic:cNvPicPr/>
                  </pic:nvPicPr>
                  <pic:blipFill>
                    <a:blip r:embed="rId21"/>
                    <a:stretch>
                      <a:fillRect/>
                    </a:stretch>
                  </pic:blipFill>
                  <pic:spPr>
                    <a:xfrm>
                      <a:off x="0" y="0"/>
                      <a:ext cx="4519052" cy="685859"/>
                    </a:xfrm>
                    <a:prstGeom prst="rect">
                      <a:avLst/>
                    </a:prstGeom>
                  </pic:spPr>
                </pic:pic>
              </a:graphicData>
            </a:graphic>
          </wp:inline>
        </w:drawing>
      </w:r>
    </w:p>
    <w:p w14:paraId="426E1832" w14:textId="52963E4E" w:rsidR="002D5DA9" w:rsidRDefault="00E36B62">
      <w:pPr>
        <w:jc w:val="center"/>
      </w:pPr>
      <w:r>
        <w:rPr>
          <w:noProof/>
        </w:rPr>
        <w:drawing>
          <wp:inline distT="0" distB="0" distL="0" distR="0" wp14:anchorId="0F7A4D8D" wp14:editId="2E451CFA">
            <wp:extent cx="6583680" cy="2594610"/>
            <wp:effectExtent l="0" t="0" r="7620" b="0"/>
            <wp:docPr id="500925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3680" cy="2594610"/>
                    </a:xfrm>
                    <a:prstGeom prst="rect">
                      <a:avLst/>
                    </a:prstGeom>
                    <a:noFill/>
                    <a:ln>
                      <a:noFill/>
                    </a:ln>
                  </pic:spPr>
                </pic:pic>
              </a:graphicData>
            </a:graphic>
          </wp:inline>
        </w:drawing>
      </w:r>
    </w:p>
    <w:p w14:paraId="14A310E8" w14:textId="77777777" w:rsidR="002D5DA9" w:rsidRDefault="004B715A">
      <w:pPr>
        <w:jc w:val="center"/>
      </w:pPr>
      <w:r>
        <w:rPr>
          <w:b/>
          <w:i/>
          <w:sz w:val="18"/>
        </w:rPr>
        <w:t>Gambar 2.2 Boxplot Distribusi Amount_spent</w:t>
      </w:r>
    </w:p>
    <w:p w14:paraId="4ECC467C" w14:textId="2C757DC9" w:rsidR="006A524F" w:rsidRDefault="004B715A">
      <w:r>
        <w:t xml:space="preserve">Berdasarkan IQR, tidak ditemukan outlier pada Age maupun Amount_spent. Karena skala </w:t>
      </w:r>
      <w:proofErr w:type="spellStart"/>
      <w:r>
        <w:t>Amount_spent</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dibanding</w:t>
      </w:r>
      <w:proofErr w:type="spellEnd"/>
      <w:r>
        <w:t xml:space="preserve"> </w:t>
      </w:r>
      <w:proofErr w:type="spellStart"/>
      <w:r>
        <w:t>fitur</w:t>
      </w:r>
      <w:proofErr w:type="spellEnd"/>
      <w:r>
        <w:t xml:space="preserve"> lain, </w:t>
      </w:r>
      <w:proofErr w:type="spellStart"/>
      <w:r>
        <w:t>standarisasi</w:t>
      </w:r>
      <w:proofErr w:type="spellEnd"/>
      <w:r>
        <w:t xml:space="preserve"> </w:t>
      </w:r>
      <w:proofErr w:type="spellStart"/>
      <w:r>
        <w:t>tetap</w:t>
      </w:r>
      <w:proofErr w:type="spellEnd"/>
      <w:r>
        <w:t xml:space="preserve"> </w:t>
      </w:r>
      <w:proofErr w:type="spellStart"/>
      <w:r>
        <w:t>diperlukan</w:t>
      </w:r>
      <w:proofErr w:type="spellEnd"/>
      <w:r>
        <w:t>.</w:t>
      </w:r>
    </w:p>
    <w:p w14:paraId="023C3B78" w14:textId="77777777" w:rsidR="006A524F" w:rsidRDefault="006A524F">
      <w:pPr>
        <w:jc w:val="left"/>
      </w:pPr>
      <w:r>
        <w:br w:type="page"/>
      </w:r>
    </w:p>
    <w:p w14:paraId="0DB8D15A" w14:textId="77777777" w:rsidR="002D5DA9" w:rsidRDefault="004B715A">
      <w:pPr>
        <w:pStyle w:val="Heading1"/>
      </w:pPr>
      <w:r>
        <w:t>BAB III</w:t>
      </w:r>
      <w:r>
        <w:br/>
        <w:t>DATA PREPARATION</w:t>
      </w:r>
    </w:p>
    <w:p w14:paraId="0644160F" w14:textId="77777777" w:rsidR="002D5DA9" w:rsidRDefault="004B715A">
      <w:r>
        <w:t>Tahap Data Preparation menyiapkan data agar dapat digunakan oleh K-Means. Pada tahap ini tidak ada target, tidak ada pelabelan, dan tidak ada pembagian data latih/uji karena proyek bersifat clustering unsupervised.</w:t>
      </w:r>
    </w:p>
    <w:p w14:paraId="7D0EDEF0" w14:textId="77777777" w:rsidR="002D5DA9" w:rsidRDefault="004B715A">
      <w:pPr>
        <w:pStyle w:val="Heading2"/>
      </w:pPr>
      <w:r>
        <w:t>3.1 Seleksi Atribut untuk Clustering</w:t>
      </w:r>
    </w:p>
    <w:tbl>
      <w:tblPr>
        <w:tblStyle w:val="TableGrid"/>
        <w:tblW w:w="0" w:type="auto"/>
        <w:tblLook w:val="04A0" w:firstRow="1" w:lastRow="0" w:firstColumn="1" w:lastColumn="0" w:noHBand="0" w:noVBand="1"/>
      </w:tblPr>
      <w:tblGrid>
        <w:gridCol w:w="10368"/>
      </w:tblGrid>
      <w:tr w:rsidR="002D5DA9" w14:paraId="0E3E6A5A" w14:textId="77777777">
        <w:tc>
          <w:tcPr>
            <w:tcW w:w="10368" w:type="dxa"/>
            <w:shd w:val="clear" w:color="auto" w:fill="F2F2F2"/>
          </w:tcPr>
          <w:p w14:paraId="3E8BA4CF" w14:textId="77777777" w:rsidR="002D5DA9" w:rsidRDefault="004B715A">
            <w:r>
              <w:rPr>
                <w:rFonts w:ascii="Consolas" w:eastAsia="Consolas" w:hAnsi="Consolas"/>
                <w:sz w:val="14"/>
              </w:rPr>
              <w:t># =========================================================</w:t>
            </w:r>
            <w:r>
              <w:rPr>
                <w:rFonts w:ascii="Consolas" w:eastAsia="Consolas" w:hAnsi="Consolas"/>
                <w:sz w:val="14"/>
              </w:rPr>
              <w:br/>
              <w:t># KODE 3.1 SELEKSI ATRIBUT UNTUK CLUSTERING</w:t>
            </w:r>
            <w:r>
              <w:rPr>
                <w:rFonts w:ascii="Consolas" w:eastAsia="Consolas" w:hAnsi="Consolas"/>
                <w:sz w:val="14"/>
              </w:rPr>
              <w:br/>
              <w:t># =========================================================</w:t>
            </w:r>
            <w:r>
              <w:rPr>
                <w:rFonts w:ascii="Consolas" w:eastAsia="Consolas" w:hAnsi="Consolas"/>
                <w:sz w:val="14"/>
              </w:rPr>
              <w:br/>
              <w:t>fitur_model = ["Age", "Gender", "Marital_status", "Employees_status", "Payment_method", "Referral", "Amount_spent"]</w:t>
            </w:r>
            <w:r>
              <w:rPr>
                <w:rFonts w:ascii="Consolas" w:eastAsia="Consolas" w:hAnsi="Consolas"/>
                <w:sz w:val="14"/>
              </w:rPr>
              <w:br/>
              <w:t>fitur_profiling = ["Segment", "State_names", "Transaction_date"]</w:t>
            </w:r>
            <w:r>
              <w:rPr>
                <w:rFonts w:ascii="Consolas" w:eastAsia="Consolas" w:hAnsi="Consolas"/>
                <w:sz w:val="14"/>
              </w:rPr>
              <w:br/>
              <w:t>fitur_dibuang = ["Transaction_ID"]</w:t>
            </w:r>
            <w:r>
              <w:rPr>
                <w:rFonts w:ascii="Consolas" w:eastAsia="Consolas" w:hAnsi="Consolas"/>
                <w:sz w:val="14"/>
              </w:rPr>
              <w:br/>
            </w:r>
            <w:r>
              <w:rPr>
                <w:rFonts w:ascii="Consolas" w:eastAsia="Consolas" w:hAnsi="Consolas"/>
                <w:sz w:val="14"/>
              </w:rPr>
              <w:br/>
              <w:t>fitur_tabel = pd.DataFrame({</w:t>
            </w:r>
            <w:r>
              <w:rPr>
                <w:rFonts w:ascii="Consolas" w:eastAsia="Consolas" w:hAnsi="Consolas"/>
                <w:sz w:val="14"/>
              </w:rPr>
              <w:br/>
              <w:t xml:space="preserve">    "Kelompok": ["Modeling"] * len(fitur_model) + ["Profiling"] * len(fitur_profiling) + ["Dibuang"] * len(fitur_dibuang),</w:t>
            </w:r>
            <w:r>
              <w:rPr>
                <w:rFonts w:ascii="Consolas" w:eastAsia="Consolas" w:hAnsi="Consolas"/>
                <w:sz w:val="14"/>
              </w:rPr>
              <w:br/>
              <w:t xml:space="preserve">    "Atribut": fitur_model + fitur_profiling + fitur_dibuang</w:t>
            </w:r>
            <w:r>
              <w:rPr>
                <w:rFonts w:ascii="Consolas" w:eastAsia="Consolas" w:hAnsi="Consolas"/>
                <w:sz w:val="14"/>
              </w:rPr>
              <w:br/>
              <w:t>})</w:t>
            </w:r>
            <w:r>
              <w:rPr>
                <w:rFonts w:ascii="Consolas" w:eastAsia="Consolas" w:hAnsi="Consolas"/>
                <w:sz w:val="14"/>
              </w:rPr>
              <w:br/>
              <w:t>display(fitur_tabel)</w:t>
            </w:r>
          </w:p>
        </w:tc>
      </w:tr>
    </w:tbl>
    <w:p w14:paraId="0B82A74F" w14:textId="77777777" w:rsidR="002D5DA9" w:rsidRDefault="004B715A">
      <w:pPr>
        <w:jc w:val="center"/>
      </w:pPr>
      <w:r>
        <w:rPr>
          <w:b/>
          <w:i/>
          <w:sz w:val="18"/>
        </w:rPr>
        <w:t>Kode 3.1 Seleksi Atribut untuk Clustering</w:t>
      </w:r>
    </w:p>
    <w:p w14:paraId="2E594669" w14:textId="77777777" w:rsidR="002D5DA9" w:rsidRDefault="004B715A">
      <w:pPr>
        <w:jc w:val="center"/>
      </w:pPr>
      <w:r>
        <w:rPr>
          <w:b/>
          <w:i/>
          <w:sz w:val="18"/>
        </w:rPr>
        <w:t>Tabel 3.1 Seleksi Atribut untuk Clustering</w:t>
      </w:r>
    </w:p>
    <w:p w14:paraId="40368D03" w14:textId="448935C7" w:rsidR="004E4468" w:rsidRDefault="004E4468" w:rsidP="004E4468">
      <w:pPr>
        <w:jc w:val="center"/>
      </w:pPr>
      <w:r w:rsidRPr="004E4468">
        <w:rPr>
          <w:noProof/>
        </w:rPr>
        <w:drawing>
          <wp:inline distT="0" distB="0" distL="0" distR="0" wp14:anchorId="5EE0F5AC" wp14:editId="773DB447">
            <wp:extent cx="1767993" cy="2720576"/>
            <wp:effectExtent l="0" t="0" r="3810" b="3810"/>
            <wp:docPr id="65033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30950" name=""/>
                    <pic:cNvPicPr/>
                  </pic:nvPicPr>
                  <pic:blipFill>
                    <a:blip r:embed="rId23"/>
                    <a:stretch>
                      <a:fillRect/>
                    </a:stretch>
                  </pic:blipFill>
                  <pic:spPr>
                    <a:xfrm>
                      <a:off x="0" y="0"/>
                      <a:ext cx="1767993" cy="2720576"/>
                    </a:xfrm>
                    <a:prstGeom prst="rect">
                      <a:avLst/>
                    </a:prstGeom>
                  </pic:spPr>
                </pic:pic>
              </a:graphicData>
            </a:graphic>
          </wp:inline>
        </w:drawing>
      </w:r>
    </w:p>
    <w:p w14:paraId="62E22B3A" w14:textId="567ACDD0" w:rsidR="002D5DA9" w:rsidRDefault="004B715A">
      <w:r>
        <w:t xml:space="preserve">Fitur model </w:t>
      </w:r>
      <w:proofErr w:type="spellStart"/>
      <w:r>
        <w:t>terdiri</w:t>
      </w:r>
      <w:proofErr w:type="spellEnd"/>
      <w:r>
        <w:t xml:space="preserve"> </w:t>
      </w:r>
      <w:proofErr w:type="spellStart"/>
      <w:r>
        <w:t>dari</w:t>
      </w:r>
      <w:proofErr w:type="spellEnd"/>
      <w:r>
        <w:t xml:space="preserve"> Age, Gender, Marital_status, Employees_status, Payment_method, Referral, dan Amount_spent. Segment, State_names, dan Transaction_date dipakai untuk profiling, sedangkan Transaction_ID dibuang.</w:t>
      </w:r>
    </w:p>
    <w:p w14:paraId="19A13946" w14:textId="77777777" w:rsidR="002D5DA9" w:rsidRDefault="004B715A">
      <w:pPr>
        <w:pStyle w:val="Heading2"/>
      </w:pPr>
      <w:r>
        <w:t>3.2 Penanganan Missing Value dan Pembersihan Data</w:t>
      </w:r>
    </w:p>
    <w:tbl>
      <w:tblPr>
        <w:tblStyle w:val="TableGrid"/>
        <w:tblW w:w="0" w:type="auto"/>
        <w:tblLook w:val="04A0" w:firstRow="1" w:lastRow="0" w:firstColumn="1" w:lastColumn="0" w:noHBand="0" w:noVBand="1"/>
      </w:tblPr>
      <w:tblGrid>
        <w:gridCol w:w="10368"/>
      </w:tblGrid>
      <w:tr w:rsidR="002D5DA9" w14:paraId="11894568" w14:textId="77777777">
        <w:tc>
          <w:tcPr>
            <w:tcW w:w="10368" w:type="dxa"/>
            <w:shd w:val="clear" w:color="auto" w:fill="F2F2F2"/>
          </w:tcPr>
          <w:p w14:paraId="591EE6CE" w14:textId="77777777" w:rsidR="002D5DA9" w:rsidRDefault="004B715A">
            <w:r>
              <w:rPr>
                <w:rFonts w:ascii="Consolas" w:eastAsia="Consolas" w:hAnsi="Consolas"/>
                <w:sz w:val="14"/>
              </w:rPr>
              <w:t># =========================================================</w:t>
            </w:r>
            <w:r>
              <w:rPr>
                <w:rFonts w:ascii="Consolas" w:eastAsia="Consolas" w:hAnsi="Consolas"/>
                <w:sz w:val="14"/>
              </w:rPr>
              <w:br/>
              <w:t># KODE 3.2 PENANGANAN MISSING VALUE DAN PEMBERSIHAN DATA</w:t>
            </w:r>
            <w:r>
              <w:rPr>
                <w:rFonts w:ascii="Consolas" w:eastAsia="Consolas" w:hAnsi="Consolas"/>
                <w:sz w:val="14"/>
              </w:rPr>
              <w:br/>
              <w:t># =========================================================</w:t>
            </w:r>
            <w:r>
              <w:rPr>
                <w:rFonts w:ascii="Consolas" w:eastAsia="Consolas" w:hAnsi="Consolas"/>
                <w:sz w:val="14"/>
              </w:rPr>
              <w:br/>
              <w:t>df_clean = df.copy()</w:t>
            </w:r>
            <w:r>
              <w:rPr>
                <w:rFonts w:ascii="Consolas" w:eastAsia="Consolas" w:hAnsi="Consolas"/>
                <w:sz w:val="14"/>
              </w:rPr>
              <w:br/>
            </w:r>
            <w:r>
              <w:rPr>
                <w:rFonts w:ascii="Consolas" w:eastAsia="Consolas" w:hAnsi="Consolas"/>
                <w:sz w:val="14"/>
              </w:rPr>
              <w:br/>
              <w:t># Amount_spent adalah fitur inti, sehingga baris kosong pada kolom ini dihapus.</w:t>
            </w:r>
            <w:r>
              <w:rPr>
                <w:rFonts w:ascii="Consolas" w:eastAsia="Consolas" w:hAnsi="Consolas"/>
                <w:sz w:val="14"/>
              </w:rPr>
              <w:br/>
              <w:t>jumlah_awal = len(df_clean)</w:t>
            </w:r>
            <w:r>
              <w:rPr>
                <w:rFonts w:ascii="Consolas" w:eastAsia="Consolas" w:hAnsi="Consolas"/>
                <w:sz w:val="14"/>
              </w:rPr>
              <w:br/>
              <w:t>df_clean = df_clean.dropna(subset=["Amount_spent"]).copy()</w:t>
            </w:r>
            <w:r>
              <w:rPr>
                <w:rFonts w:ascii="Consolas" w:eastAsia="Consolas" w:hAnsi="Consolas"/>
                <w:sz w:val="14"/>
              </w:rPr>
              <w:br/>
              <w:t>jumlah_setelah_drop = len(df_clean)</w:t>
            </w:r>
            <w:r>
              <w:rPr>
                <w:rFonts w:ascii="Consolas" w:eastAsia="Consolas" w:hAnsi="Consolas"/>
                <w:sz w:val="14"/>
              </w:rPr>
              <w:br/>
            </w:r>
            <w:r>
              <w:rPr>
                <w:rFonts w:ascii="Consolas" w:eastAsia="Consolas" w:hAnsi="Consolas"/>
                <w:sz w:val="14"/>
              </w:rPr>
              <w:br/>
              <w:t>median_age = df_clean["Age"].median()</w:t>
            </w:r>
            <w:r>
              <w:rPr>
                <w:rFonts w:ascii="Consolas" w:eastAsia="Consolas" w:hAnsi="Consolas"/>
                <w:sz w:val="14"/>
              </w:rPr>
              <w:br/>
              <w:t>modus_referral = df_clean["Referral"].mode(dropna=True).iloc[0]</w:t>
            </w:r>
            <w:r>
              <w:rPr>
                <w:rFonts w:ascii="Consolas" w:eastAsia="Consolas" w:hAnsi="Consolas"/>
                <w:sz w:val="14"/>
              </w:rPr>
              <w:br/>
            </w:r>
            <w:r>
              <w:rPr>
                <w:rFonts w:ascii="Consolas" w:eastAsia="Consolas" w:hAnsi="Consolas"/>
                <w:sz w:val="14"/>
              </w:rPr>
              <w:br/>
              <w:t>df_clean["Age"] = df_clean["Age"].fillna(median_age)</w:t>
            </w:r>
            <w:r>
              <w:rPr>
                <w:rFonts w:ascii="Consolas" w:eastAsia="Consolas" w:hAnsi="Consolas"/>
                <w:sz w:val="14"/>
              </w:rPr>
              <w:br/>
              <w:t>df_clean["Referral"] = df_clean["Referral"].fillna(modus_referral)</w:t>
            </w:r>
            <w:r>
              <w:rPr>
                <w:rFonts w:ascii="Consolas" w:eastAsia="Consolas" w:hAnsi="Consolas"/>
                <w:sz w:val="14"/>
              </w:rPr>
              <w:br/>
              <w:t>df_clean["Gender"] = df_clean["Gender"].fillna("Unknown")</w:t>
            </w:r>
            <w:r>
              <w:rPr>
                <w:rFonts w:ascii="Consolas" w:eastAsia="Consolas" w:hAnsi="Consolas"/>
                <w:sz w:val="14"/>
              </w:rPr>
              <w:br/>
              <w:t>df_clean["Employees_status"] = df_clean["Employees_status"].fillna("Unknown")</w:t>
            </w:r>
            <w:r>
              <w:rPr>
                <w:rFonts w:ascii="Consolas" w:eastAsia="Consolas" w:hAnsi="Consolas"/>
                <w:sz w:val="14"/>
              </w:rPr>
              <w:br/>
            </w:r>
            <w:r>
              <w:rPr>
                <w:rFonts w:ascii="Consolas" w:eastAsia="Consolas" w:hAnsi="Consolas"/>
                <w:sz w:val="14"/>
              </w:rPr>
              <w:br/>
              <w:t>print("Jumlah data awal:", jumlah_awal)</w:t>
            </w:r>
            <w:r>
              <w:rPr>
                <w:rFonts w:ascii="Consolas" w:eastAsia="Consolas" w:hAnsi="Consolas"/>
                <w:sz w:val="14"/>
              </w:rPr>
              <w:br/>
              <w:t>print("Jumlah data setelah Amount_spent kosong dihapus:", jumlah_setelah_drop)</w:t>
            </w:r>
            <w:r>
              <w:rPr>
                <w:rFonts w:ascii="Consolas" w:eastAsia="Consolas" w:hAnsi="Consolas"/>
                <w:sz w:val="14"/>
              </w:rPr>
              <w:br/>
              <w:t>print("Jumlah baris terhapus:", jumlah_awal - jumlah_setelah_drop)</w:t>
            </w:r>
            <w:r>
              <w:rPr>
                <w:rFonts w:ascii="Consolas" w:eastAsia="Consolas" w:hAnsi="Consolas"/>
                <w:sz w:val="14"/>
              </w:rPr>
              <w:br/>
              <w:t>print("Median Age untuk imputasi:", median_age)</w:t>
            </w:r>
            <w:r>
              <w:rPr>
                <w:rFonts w:ascii="Consolas" w:eastAsia="Consolas" w:hAnsi="Consolas"/>
                <w:sz w:val="14"/>
              </w:rPr>
              <w:br/>
              <w:t>print("Modus Referral untuk imputasi:", modus_referral)</w:t>
            </w:r>
            <w:r>
              <w:rPr>
                <w:rFonts w:ascii="Consolas" w:eastAsia="Consolas" w:hAnsi="Consolas"/>
                <w:sz w:val="14"/>
              </w:rPr>
              <w:br/>
              <w:t>print("Missing value akhir pada fitur model:")</w:t>
            </w:r>
            <w:r>
              <w:rPr>
                <w:rFonts w:ascii="Consolas" w:eastAsia="Consolas" w:hAnsi="Consolas"/>
                <w:sz w:val="14"/>
              </w:rPr>
              <w:br/>
              <w:t>display(df_clean[fitur_model].isnull().sum().to_frame("Missing"))</w:t>
            </w:r>
          </w:p>
        </w:tc>
      </w:tr>
    </w:tbl>
    <w:p w14:paraId="5A384EB7" w14:textId="77777777" w:rsidR="002D5DA9" w:rsidRDefault="004B715A">
      <w:pPr>
        <w:jc w:val="center"/>
      </w:pPr>
      <w:r>
        <w:rPr>
          <w:b/>
          <w:i/>
          <w:sz w:val="18"/>
        </w:rPr>
        <w:t>Kode 3.2 Penanganan Missing Value dan Pembersihan Data</w:t>
      </w:r>
    </w:p>
    <w:p w14:paraId="3D30BB91" w14:textId="77777777" w:rsidR="002D5DA9" w:rsidRDefault="004B715A">
      <w:pPr>
        <w:jc w:val="center"/>
        <w:rPr>
          <w:b/>
          <w:i/>
          <w:sz w:val="18"/>
        </w:rPr>
      </w:pPr>
      <w:r>
        <w:rPr>
          <w:b/>
          <w:i/>
          <w:sz w:val="18"/>
        </w:rPr>
        <w:t xml:space="preserve">Tabel 3.2 Output </w:t>
      </w:r>
      <w:proofErr w:type="spellStart"/>
      <w:r>
        <w:rPr>
          <w:b/>
          <w:i/>
          <w:sz w:val="18"/>
        </w:rPr>
        <w:t>Penanganan</w:t>
      </w:r>
      <w:proofErr w:type="spellEnd"/>
      <w:r>
        <w:rPr>
          <w:b/>
          <w:i/>
          <w:sz w:val="18"/>
        </w:rPr>
        <w:t xml:space="preserve"> Missing Value</w:t>
      </w:r>
    </w:p>
    <w:p w14:paraId="188CF5FC" w14:textId="29FDF25D" w:rsidR="005059F5" w:rsidRPr="005059F5" w:rsidRDefault="005059F5">
      <w:pPr>
        <w:jc w:val="center"/>
        <w:rPr>
          <w:iCs/>
        </w:rPr>
      </w:pPr>
      <w:r w:rsidRPr="005059F5">
        <w:rPr>
          <w:iCs/>
          <w:noProof/>
        </w:rPr>
        <w:drawing>
          <wp:inline distT="0" distB="0" distL="0" distR="0" wp14:anchorId="0E479AE7" wp14:editId="58665544">
            <wp:extent cx="4439950" cy="850900"/>
            <wp:effectExtent l="0" t="0" r="0" b="6350"/>
            <wp:docPr id="208042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25690" name=""/>
                    <pic:cNvPicPr/>
                  </pic:nvPicPr>
                  <pic:blipFill>
                    <a:blip r:embed="rId24"/>
                    <a:stretch>
                      <a:fillRect/>
                    </a:stretch>
                  </pic:blipFill>
                  <pic:spPr>
                    <a:xfrm>
                      <a:off x="0" y="0"/>
                      <a:ext cx="4445684" cy="851999"/>
                    </a:xfrm>
                    <a:prstGeom prst="rect">
                      <a:avLst/>
                    </a:prstGeom>
                  </pic:spPr>
                </pic:pic>
              </a:graphicData>
            </a:graphic>
          </wp:inline>
        </w:drawing>
      </w:r>
    </w:p>
    <w:tbl>
      <w:tblPr>
        <w:tblStyle w:val="TableGrid"/>
        <w:tblW w:w="0" w:type="auto"/>
        <w:jc w:val="center"/>
        <w:shd w:val="clear" w:color="auto" w:fill="FFFFFF" w:themeFill="background1"/>
        <w:tblLook w:val="04A0" w:firstRow="1" w:lastRow="0" w:firstColumn="1" w:lastColumn="0" w:noHBand="0" w:noVBand="1"/>
      </w:tblPr>
      <w:tblGrid>
        <w:gridCol w:w="5129"/>
        <w:gridCol w:w="1176"/>
      </w:tblGrid>
      <w:tr w:rsidR="002D5DA9" w:rsidRPr="00E01707" w14:paraId="1124FDC2" w14:textId="77777777" w:rsidTr="00E01707">
        <w:trPr>
          <w:tblHeader/>
          <w:jc w:val="center"/>
        </w:trPr>
        <w:tc>
          <w:tcPr>
            <w:tcW w:w="0" w:type="auto"/>
            <w:shd w:val="clear" w:color="auto" w:fill="FFFFFF" w:themeFill="background1"/>
            <w:vAlign w:val="center"/>
          </w:tcPr>
          <w:p w14:paraId="11987189" w14:textId="77777777" w:rsidR="002D5DA9" w:rsidRPr="00E01707" w:rsidRDefault="004B715A">
            <w:pPr>
              <w:jc w:val="center"/>
              <w:rPr>
                <w:szCs w:val="24"/>
              </w:rPr>
            </w:pPr>
            <w:r w:rsidRPr="00E01707">
              <w:rPr>
                <w:b/>
                <w:szCs w:val="24"/>
              </w:rPr>
              <w:t>Komponen</w:t>
            </w:r>
          </w:p>
        </w:tc>
        <w:tc>
          <w:tcPr>
            <w:tcW w:w="0" w:type="auto"/>
            <w:shd w:val="clear" w:color="auto" w:fill="FFFFFF" w:themeFill="background1"/>
            <w:vAlign w:val="center"/>
          </w:tcPr>
          <w:p w14:paraId="20484FAA" w14:textId="77777777" w:rsidR="002D5DA9" w:rsidRPr="00E01707" w:rsidRDefault="004B715A">
            <w:pPr>
              <w:jc w:val="center"/>
              <w:rPr>
                <w:szCs w:val="24"/>
              </w:rPr>
            </w:pPr>
            <w:r w:rsidRPr="00E01707">
              <w:rPr>
                <w:b/>
                <w:szCs w:val="24"/>
              </w:rPr>
              <w:t>Hasil</w:t>
            </w:r>
          </w:p>
        </w:tc>
      </w:tr>
      <w:tr w:rsidR="002D5DA9" w:rsidRPr="00E01707" w14:paraId="2FFBECAA" w14:textId="77777777" w:rsidTr="00E01707">
        <w:trPr>
          <w:jc w:val="center"/>
        </w:trPr>
        <w:tc>
          <w:tcPr>
            <w:tcW w:w="0" w:type="auto"/>
            <w:shd w:val="clear" w:color="auto" w:fill="FFFFFF" w:themeFill="background1"/>
            <w:vAlign w:val="center"/>
          </w:tcPr>
          <w:p w14:paraId="5327BC83" w14:textId="77777777" w:rsidR="002D5DA9" w:rsidRPr="00E01707" w:rsidRDefault="004B715A">
            <w:pPr>
              <w:rPr>
                <w:szCs w:val="24"/>
              </w:rPr>
            </w:pPr>
            <w:r w:rsidRPr="00E01707">
              <w:rPr>
                <w:szCs w:val="24"/>
              </w:rPr>
              <w:t>Jumlah data awal</w:t>
            </w:r>
          </w:p>
        </w:tc>
        <w:tc>
          <w:tcPr>
            <w:tcW w:w="0" w:type="auto"/>
            <w:shd w:val="clear" w:color="auto" w:fill="FFFFFF" w:themeFill="background1"/>
            <w:vAlign w:val="center"/>
          </w:tcPr>
          <w:p w14:paraId="3677E0E8" w14:textId="77777777" w:rsidR="002D5DA9" w:rsidRPr="00E01707" w:rsidRDefault="004B715A">
            <w:pPr>
              <w:rPr>
                <w:szCs w:val="24"/>
              </w:rPr>
            </w:pPr>
            <w:r w:rsidRPr="00E01707">
              <w:rPr>
                <w:szCs w:val="24"/>
              </w:rPr>
              <w:t>1,000,000</w:t>
            </w:r>
          </w:p>
        </w:tc>
      </w:tr>
      <w:tr w:rsidR="002D5DA9" w:rsidRPr="00E01707" w14:paraId="0BB96AF7" w14:textId="77777777" w:rsidTr="00E01707">
        <w:trPr>
          <w:jc w:val="center"/>
        </w:trPr>
        <w:tc>
          <w:tcPr>
            <w:tcW w:w="0" w:type="auto"/>
            <w:shd w:val="clear" w:color="auto" w:fill="FFFFFF" w:themeFill="background1"/>
            <w:vAlign w:val="center"/>
          </w:tcPr>
          <w:p w14:paraId="6EB2FB10" w14:textId="77777777" w:rsidR="002D5DA9" w:rsidRPr="00E01707" w:rsidRDefault="004B715A">
            <w:pPr>
              <w:rPr>
                <w:szCs w:val="24"/>
              </w:rPr>
            </w:pPr>
            <w:r w:rsidRPr="00E01707">
              <w:rPr>
                <w:szCs w:val="24"/>
              </w:rPr>
              <w:t>Jumlah data setelah Amount_spent kosong dihapus</w:t>
            </w:r>
          </w:p>
        </w:tc>
        <w:tc>
          <w:tcPr>
            <w:tcW w:w="0" w:type="auto"/>
            <w:shd w:val="clear" w:color="auto" w:fill="FFFFFF" w:themeFill="background1"/>
            <w:vAlign w:val="center"/>
          </w:tcPr>
          <w:p w14:paraId="635695B0" w14:textId="77777777" w:rsidR="002D5DA9" w:rsidRPr="00E01707" w:rsidRDefault="004B715A">
            <w:pPr>
              <w:rPr>
                <w:szCs w:val="24"/>
              </w:rPr>
            </w:pPr>
            <w:r w:rsidRPr="00E01707">
              <w:rPr>
                <w:szCs w:val="24"/>
              </w:rPr>
              <w:t>903,935</w:t>
            </w:r>
          </w:p>
        </w:tc>
      </w:tr>
      <w:tr w:rsidR="002D5DA9" w:rsidRPr="00E01707" w14:paraId="4E202549" w14:textId="77777777" w:rsidTr="00E01707">
        <w:trPr>
          <w:jc w:val="center"/>
        </w:trPr>
        <w:tc>
          <w:tcPr>
            <w:tcW w:w="0" w:type="auto"/>
            <w:shd w:val="clear" w:color="auto" w:fill="FFFFFF" w:themeFill="background1"/>
            <w:vAlign w:val="center"/>
          </w:tcPr>
          <w:p w14:paraId="63493A07" w14:textId="77777777" w:rsidR="002D5DA9" w:rsidRPr="00E01707" w:rsidRDefault="004B715A">
            <w:pPr>
              <w:rPr>
                <w:szCs w:val="24"/>
              </w:rPr>
            </w:pPr>
            <w:r w:rsidRPr="00E01707">
              <w:rPr>
                <w:szCs w:val="24"/>
              </w:rPr>
              <w:t>Jumlah baris terhapus</w:t>
            </w:r>
          </w:p>
        </w:tc>
        <w:tc>
          <w:tcPr>
            <w:tcW w:w="0" w:type="auto"/>
            <w:shd w:val="clear" w:color="auto" w:fill="FFFFFF" w:themeFill="background1"/>
            <w:vAlign w:val="center"/>
          </w:tcPr>
          <w:p w14:paraId="0B441682" w14:textId="77777777" w:rsidR="002D5DA9" w:rsidRPr="00E01707" w:rsidRDefault="004B715A">
            <w:pPr>
              <w:rPr>
                <w:szCs w:val="24"/>
              </w:rPr>
            </w:pPr>
            <w:r w:rsidRPr="00E01707">
              <w:rPr>
                <w:szCs w:val="24"/>
              </w:rPr>
              <w:t>96,065</w:t>
            </w:r>
          </w:p>
        </w:tc>
      </w:tr>
      <w:tr w:rsidR="002D5DA9" w:rsidRPr="00E01707" w14:paraId="0193B70C" w14:textId="77777777" w:rsidTr="00E01707">
        <w:trPr>
          <w:jc w:val="center"/>
        </w:trPr>
        <w:tc>
          <w:tcPr>
            <w:tcW w:w="0" w:type="auto"/>
            <w:shd w:val="clear" w:color="auto" w:fill="FFFFFF" w:themeFill="background1"/>
            <w:vAlign w:val="center"/>
          </w:tcPr>
          <w:p w14:paraId="424333DE" w14:textId="77777777" w:rsidR="002D5DA9" w:rsidRPr="00E01707" w:rsidRDefault="004B715A">
            <w:pPr>
              <w:rPr>
                <w:szCs w:val="24"/>
              </w:rPr>
            </w:pPr>
            <w:r w:rsidRPr="00E01707">
              <w:rPr>
                <w:szCs w:val="24"/>
              </w:rPr>
              <w:t>Median Age untuk imputasi</w:t>
            </w:r>
          </w:p>
        </w:tc>
        <w:tc>
          <w:tcPr>
            <w:tcW w:w="0" w:type="auto"/>
            <w:shd w:val="clear" w:color="auto" w:fill="FFFFFF" w:themeFill="background1"/>
            <w:vAlign w:val="center"/>
          </w:tcPr>
          <w:p w14:paraId="27299707" w14:textId="77777777" w:rsidR="002D5DA9" w:rsidRPr="00E01707" w:rsidRDefault="004B715A">
            <w:pPr>
              <w:rPr>
                <w:szCs w:val="24"/>
              </w:rPr>
            </w:pPr>
            <w:r w:rsidRPr="00E01707">
              <w:rPr>
                <w:szCs w:val="24"/>
              </w:rPr>
              <w:t>47.00</w:t>
            </w:r>
          </w:p>
        </w:tc>
      </w:tr>
      <w:tr w:rsidR="002D5DA9" w:rsidRPr="00E01707" w14:paraId="01C7620A" w14:textId="77777777" w:rsidTr="00E01707">
        <w:trPr>
          <w:jc w:val="center"/>
        </w:trPr>
        <w:tc>
          <w:tcPr>
            <w:tcW w:w="0" w:type="auto"/>
            <w:shd w:val="clear" w:color="auto" w:fill="FFFFFF" w:themeFill="background1"/>
            <w:vAlign w:val="center"/>
          </w:tcPr>
          <w:p w14:paraId="1AE1F01F" w14:textId="77777777" w:rsidR="002D5DA9" w:rsidRPr="00E01707" w:rsidRDefault="004B715A">
            <w:pPr>
              <w:rPr>
                <w:szCs w:val="24"/>
              </w:rPr>
            </w:pPr>
            <w:r w:rsidRPr="00E01707">
              <w:rPr>
                <w:szCs w:val="24"/>
              </w:rPr>
              <w:t>Modus Referral untuk imputasi</w:t>
            </w:r>
          </w:p>
        </w:tc>
        <w:tc>
          <w:tcPr>
            <w:tcW w:w="0" w:type="auto"/>
            <w:shd w:val="clear" w:color="auto" w:fill="FFFFFF" w:themeFill="background1"/>
            <w:vAlign w:val="center"/>
          </w:tcPr>
          <w:p w14:paraId="68C5A7E8" w14:textId="77777777" w:rsidR="002D5DA9" w:rsidRPr="00E01707" w:rsidRDefault="004B715A">
            <w:pPr>
              <w:rPr>
                <w:szCs w:val="24"/>
              </w:rPr>
            </w:pPr>
            <w:r w:rsidRPr="00E01707">
              <w:rPr>
                <w:szCs w:val="24"/>
              </w:rPr>
              <w:t>1.00</w:t>
            </w:r>
          </w:p>
        </w:tc>
      </w:tr>
    </w:tbl>
    <w:p w14:paraId="5908C0E5" w14:textId="77777777" w:rsidR="002D5DA9" w:rsidRDefault="004B715A">
      <w:pPr>
        <w:jc w:val="center"/>
        <w:rPr>
          <w:b/>
          <w:i/>
          <w:sz w:val="18"/>
        </w:rPr>
      </w:pPr>
      <w:r>
        <w:rPr>
          <w:b/>
          <w:i/>
          <w:sz w:val="18"/>
        </w:rPr>
        <w:t>Tabel 3.3 Missing Value Akhir pada Fitur Model</w:t>
      </w:r>
    </w:p>
    <w:p w14:paraId="0F2EEE29" w14:textId="4CD0450E" w:rsidR="00406B27" w:rsidRPr="00406B27" w:rsidRDefault="00406B27">
      <w:pPr>
        <w:jc w:val="center"/>
        <w:rPr>
          <w:iCs/>
        </w:rPr>
      </w:pPr>
      <w:r w:rsidRPr="00406B27">
        <w:rPr>
          <w:iCs/>
          <w:noProof/>
        </w:rPr>
        <w:drawing>
          <wp:inline distT="0" distB="0" distL="0" distR="0" wp14:anchorId="6CF61083" wp14:editId="36E4570B">
            <wp:extent cx="2270957" cy="1943268"/>
            <wp:effectExtent l="0" t="0" r="0" b="0"/>
            <wp:docPr id="143139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97220" name=""/>
                    <pic:cNvPicPr/>
                  </pic:nvPicPr>
                  <pic:blipFill>
                    <a:blip r:embed="rId25"/>
                    <a:stretch>
                      <a:fillRect/>
                    </a:stretch>
                  </pic:blipFill>
                  <pic:spPr>
                    <a:xfrm>
                      <a:off x="0" y="0"/>
                      <a:ext cx="2270957" cy="1943268"/>
                    </a:xfrm>
                    <a:prstGeom prst="rect">
                      <a:avLst/>
                    </a:prstGeom>
                  </pic:spPr>
                </pic:pic>
              </a:graphicData>
            </a:graphic>
          </wp:inline>
        </w:drawing>
      </w:r>
    </w:p>
    <w:p w14:paraId="51C2CB54" w14:textId="77777777" w:rsidR="002D5DA9" w:rsidRDefault="004B715A">
      <w:r>
        <w:t xml:space="preserve">Baris </w:t>
      </w:r>
      <w:proofErr w:type="spellStart"/>
      <w:r>
        <w:t>dengan</w:t>
      </w:r>
      <w:proofErr w:type="spellEnd"/>
      <w:r>
        <w:t xml:space="preserve"> </w:t>
      </w:r>
      <w:proofErr w:type="spellStart"/>
      <w:r>
        <w:t>Amount_spent</w:t>
      </w:r>
      <w:proofErr w:type="spellEnd"/>
      <w:r>
        <w:t xml:space="preserve"> </w:t>
      </w:r>
      <w:proofErr w:type="spellStart"/>
      <w:r>
        <w:t>kosong</w:t>
      </w:r>
      <w:proofErr w:type="spellEnd"/>
      <w:r>
        <w:t xml:space="preserve"> </w:t>
      </w:r>
      <w:proofErr w:type="spellStart"/>
      <w:r>
        <w:t>dihapus</w:t>
      </w:r>
      <w:proofErr w:type="spellEnd"/>
      <w:r>
        <w:t xml:space="preserve"> karena Amount_spent merupakan fitur inti. Missing value pada Age diisi median 47,0, Referral diisi modus 1,0, sedangkan Gender dan Employees_status diisi Unknown.</w:t>
      </w:r>
    </w:p>
    <w:p w14:paraId="38FF3D4B" w14:textId="77777777" w:rsidR="002D5DA9" w:rsidRDefault="004B715A">
      <w:pPr>
        <w:pStyle w:val="Heading2"/>
      </w:pPr>
      <w:r>
        <w:t>3.3 Pseudo-Missing, Outlier, dan Konsistensi Kategori</w:t>
      </w:r>
    </w:p>
    <w:tbl>
      <w:tblPr>
        <w:tblStyle w:val="TableGrid"/>
        <w:tblW w:w="0" w:type="auto"/>
        <w:tblLook w:val="04A0" w:firstRow="1" w:lastRow="0" w:firstColumn="1" w:lastColumn="0" w:noHBand="0" w:noVBand="1"/>
      </w:tblPr>
      <w:tblGrid>
        <w:gridCol w:w="10368"/>
      </w:tblGrid>
      <w:tr w:rsidR="002D5DA9" w14:paraId="3734D9FD" w14:textId="77777777">
        <w:tc>
          <w:tcPr>
            <w:tcW w:w="10368" w:type="dxa"/>
            <w:shd w:val="clear" w:color="auto" w:fill="F2F2F2"/>
          </w:tcPr>
          <w:p w14:paraId="32DF2FAD" w14:textId="1D62D1F3" w:rsidR="002D5DA9" w:rsidRDefault="004B715A">
            <w:r>
              <w:rPr>
                <w:rFonts w:ascii="Consolas" w:eastAsia="Consolas" w:hAnsi="Consolas"/>
                <w:sz w:val="14"/>
              </w:rPr>
              <w:t># =========================================================</w:t>
            </w:r>
            <w:r>
              <w:rPr>
                <w:rFonts w:ascii="Consolas" w:eastAsia="Consolas" w:hAnsi="Consolas"/>
                <w:sz w:val="14"/>
              </w:rPr>
              <w:br/>
              <w:t># KODE 3.3 PEMERIKSAAN PSEUDO-MISSING, OUTLIER, DAN KONSISTENSI KATEGORI</w:t>
            </w:r>
            <w:r>
              <w:rPr>
                <w:rFonts w:ascii="Consolas" w:eastAsia="Consolas" w:hAnsi="Consolas"/>
                <w:sz w:val="14"/>
              </w:rPr>
              <w:br/>
              <w:t># =========================================================</w:t>
            </w:r>
            <w:r>
              <w:rPr>
                <w:rFonts w:ascii="Consolas" w:eastAsia="Consolas" w:hAnsi="Consolas"/>
                <w:sz w:val="14"/>
              </w:rPr>
              <w:br/>
              <w:t>print(</w:t>
            </w:r>
            <w:r w:rsidR="005420E2">
              <w:rPr>
                <w:rFonts w:ascii="Consolas" w:eastAsia="Consolas" w:hAnsi="Consolas"/>
                <w:sz w:val="14"/>
              </w:rPr>
              <w:t>“</w:t>
            </w:r>
            <w:proofErr w:type="spellStart"/>
            <w:r>
              <w:rPr>
                <w:rFonts w:ascii="Consolas" w:eastAsia="Consolas" w:hAnsi="Consolas"/>
                <w:sz w:val="14"/>
              </w:rPr>
              <w:t>Distribusi</w:t>
            </w:r>
            <w:proofErr w:type="spellEnd"/>
            <w:r>
              <w:rPr>
                <w:rFonts w:ascii="Consolas" w:eastAsia="Consolas" w:hAnsi="Consolas"/>
                <w:sz w:val="14"/>
              </w:rPr>
              <w:t xml:space="preserve"> Segment </w:t>
            </w:r>
            <w:proofErr w:type="spellStart"/>
            <w:r>
              <w:rPr>
                <w:rFonts w:ascii="Consolas" w:eastAsia="Consolas" w:hAnsi="Consolas"/>
                <w:sz w:val="14"/>
              </w:rPr>
              <w:t>setelah</w:t>
            </w:r>
            <w:proofErr w:type="spellEnd"/>
            <w:r>
              <w:rPr>
                <w:rFonts w:ascii="Consolas" w:eastAsia="Consolas" w:hAnsi="Consolas"/>
                <w:sz w:val="14"/>
              </w:rPr>
              <w:t xml:space="preserve"> </w:t>
            </w:r>
            <w:proofErr w:type="spellStart"/>
            <w:r>
              <w:rPr>
                <w:rFonts w:ascii="Consolas" w:eastAsia="Consolas" w:hAnsi="Consolas"/>
                <w:sz w:val="14"/>
              </w:rPr>
              <w:t>pembersihan</w:t>
            </w:r>
            <w:proofErr w:type="spellEnd"/>
            <w:r>
              <w:rPr>
                <w:rFonts w:ascii="Consolas" w:eastAsia="Consolas" w:hAnsi="Consolas"/>
                <w:sz w:val="14"/>
              </w:rPr>
              <w:t xml:space="preserve"> </w:t>
            </w:r>
            <w:proofErr w:type="spellStart"/>
            <w:r>
              <w:rPr>
                <w:rFonts w:ascii="Consolas" w:eastAsia="Consolas" w:hAnsi="Consolas"/>
                <w:sz w:val="14"/>
              </w:rPr>
              <w:t>utama</w:t>
            </w:r>
            <w:proofErr w:type="spellEnd"/>
            <w:r>
              <w:rPr>
                <w:rFonts w:ascii="Consolas" w:eastAsia="Consolas" w:hAnsi="Consolas"/>
                <w:sz w:val="14"/>
              </w:rPr>
              <w:t>:</w:t>
            </w:r>
            <w:r w:rsidR="005420E2">
              <w:rPr>
                <w:rFonts w:ascii="Consolas" w:eastAsia="Consolas" w:hAnsi="Consolas"/>
                <w:sz w:val="14"/>
              </w:rPr>
              <w:t>”</w:t>
            </w:r>
            <w:r>
              <w:rPr>
                <w:rFonts w:ascii="Consolas" w:eastAsia="Consolas" w:hAnsi="Consolas"/>
                <w:sz w:val="14"/>
              </w:rPr>
              <w:t>)</w:t>
            </w:r>
            <w:r>
              <w:rPr>
                <w:rFonts w:ascii="Consolas" w:eastAsia="Consolas" w:hAnsi="Consolas"/>
                <w:sz w:val="14"/>
              </w:rPr>
              <w:br/>
              <w:t>display(df_clean[</w:t>
            </w:r>
            <w:r w:rsidR="005420E2">
              <w:rPr>
                <w:rFonts w:ascii="Consolas" w:eastAsia="Consolas" w:hAnsi="Consolas"/>
                <w:sz w:val="14"/>
              </w:rPr>
              <w:t>“</w:t>
            </w:r>
            <w:r>
              <w:rPr>
                <w:rFonts w:ascii="Consolas" w:eastAsia="Consolas" w:hAnsi="Consolas"/>
                <w:sz w:val="14"/>
              </w:rPr>
              <w:t>Segment</w:t>
            </w:r>
            <w:r w:rsidR="005420E2">
              <w:rPr>
                <w:rFonts w:ascii="Consolas" w:eastAsia="Consolas" w:hAnsi="Consolas"/>
                <w:sz w:val="14"/>
              </w:rPr>
              <w:t>”</w:t>
            </w:r>
            <w:r>
              <w:rPr>
                <w:rFonts w:ascii="Consolas" w:eastAsia="Consolas" w:hAnsi="Consolas"/>
                <w:sz w:val="14"/>
              </w:rPr>
              <w:t>].value_counts(dropna=False).to_frame(</w:t>
            </w:r>
            <w:r w:rsidR="005420E2">
              <w:rPr>
                <w:rFonts w:ascii="Consolas" w:eastAsia="Consolas" w:hAnsi="Consolas"/>
                <w:sz w:val="14"/>
              </w:rPr>
              <w:t>“</w:t>
            </w:r>
            <w:r>
              <w:rPr>
                <w:rFonts w:ascii="Consolas" w:eastAsia="Consolas" w:hAnsi="Consolas"/>
                <w:sz w:val="14"/>
              </w:rPr>
              <w:t>Jumlah</w:t>
            </w:r>
            <w:r w:rsidR="005420E2">
              <w:rPr>
                <w:rFonts w:ascii="Consolas" w:eastAsia="Consolas" w:hAnsi="Consolas"/>
                <w:sz w:val="14"/>
              </w:rPr>
              <w:t>”</w:t>
            </w:r>
            <w:r>
              <w:rPr>
                <w:rFonts w:ascii="Consolas" w:eastAsia="Consolas" w:hAnsi="Consolas"/>
                <w:sz w:val="14"/>
              </w:rPr>
              <w:t>))</w:t>
            </w:r>
            <w:r>
              <w:rPr>
                <w:rFonts w:ascii="Consolas" w:eastAsia="Consolas" w:hAnsi="Consolas"/>
                <w:sz w:val="14"/>
              </w:rPr>
              <w:br/>
            </w:r>
            <w:r>
              <w:rPr>
                <w:rFonts w:ascii="Consolas" w:eastAsia="Consolas" w:hAnsi="Consolas"/>
                <w:sz w:val="14"/>
              </w:rPr>
              <w:br/>
            </w:r>
            <w:proofErr w:type="spellStart"/>
            <w:r>
              <w:rPr>
                <w:rFonts w:ascii="Consolas" w:eastAsia="Consolas" w:hAnsi="Consolas"/>
                <w:sz w:val="14"/>
              </w:rPr>
              <w:t>outlier_setelah</w:t>
            </w:r>
            <w:proofErr w:type="spellEnd"/>
            <w:r>
              <w:rPr>
                <w:rFonts w:ascii="Consolas" w:eastAsia="Consolas" w:hAnsi="Consolas"/>
                <w:sz w:val="14"/>
              </w:rPr>
              <w:t xml:space="preserve"> = </w:t>
            </w:r>
            <w:proofErr w:type="spellStart"/>
            <w:r>
              <w:rPr>
                <w:rFonts w:ascii="Consolas" w:eastAsia="Consolas" w:hAnsi="Consolas"/>
                <w:sz w:val="14"/>
              </w:rPr>
              <w:t>pd.DataFrame</w:t>
            </w:r>
            <w:proofErr w:type="spellEnd"/>
            <w:r>
              <w:rPr>
                <w:rFonts w:ascii="Consolas" w:eastAsia="Consolas" w:hAnsi="Consolas"/>
                <w:sz w:val="14"/>
              </w:rPr>
              <w:t>([</w:t>
            </w:r>
            <w:proofErr w:type="spellStart"/>
            <w:r>
              <w:rPr>
                <w:rFonts w:ascii="Consolas" w:eastAsia="Consolas" w:hAnsi="Consolas"/>
                <w:sz w:val="14"/>
              </w:rPr>
              <w:t>cek_outlier_iqr</w:t>
            </w:r>
            <w:proofErr w:type="spellEnd"/>
            <w:r>
              <w:rPr>
                <w:rFonts w:ascii="Consolas" w:eastAsia="Consolas" w:hAnsi="Consolas"/>
                <w:sz w:val="14"/>
              </w:rPr>
              <w:t>(</w:t>
            </w:r>
            <w:proofErr w:type="spellStart"/>
            <w:r>
              <w:rPr>
                <w:rFonts w:ascii="Consolas" w:eastAsia="Consolas" w:hAnsi="Consolas"/>
                <w:sz w:val="14"/>
              </w:rPr>
              <w:t>df_clean</w:t>
            </w:r>
            <w:proofErr w:type="spellEnd"/>
            <w:r>
              <w:rPr>
                <w:rFonts w:ascii="Consolas" w:eastAsia="Consolas" w:hAnsi="Consolas"/>
                <w:sz w:val="14"/>
              </w:rPr>
              <w:t xml:space="preserve">, </w:t>
            </w:r>
            <w:r w:rsidR="005420E2">
              <w:rPr>
                <w:rFonts w:ascii="Consolas" w:eastAsia="Consolas" w:hAnsi="Consolas"/>
                <w:sz w:val="14"/>
              </w:rPr>
              <w:t>“</w:t>
            </w:r>
            <w:r>
              <w:rPr>
                <w:rFonts w:ascii="Consolas" w:eastAsia="Consolas" w:hAnsi="Consolas"/>
                <w:sz w:val="14"/>
              </w:rPr>
              <w:t>Age</w:t>
            </w:r>
            <w:r w:rsidR="005420E2">
              <w:rPr>
                <w:rFonts w:ascii="Consolas" w:eastAsia="Consolas" w:hAnsi="Consolas"/>
                <w:sz w:val="14"/>
              </w:rPr>
              <w:t>”</w:t>
            </w:r>
            <w:r>
              <w:rPr>
                <w:rFonts w:ascii="Consolas" w:eastAsia="Consolas" w:hAnsi="Consolas"/>
                <w:sz w:val="14"/>
              </w:rPr>
              <w:t xml:space="preserve">), </w:t>
            </w:r>
            <w:proofErr w:type="spellStart"/>
            <w:r>
              <w:rPr>
                <w:rFonts w:ascii="Consolas" w:eastAsia="Consolas" w:hAnsi="Consolas"/>
                <w:sz w:val="14"/>
              </w:rPr>
              <w:t>cek_outlier_iqr</w:t>
            </w:r>
            <w:proofErr w:type="spellEnd"/>
            <w:r>
              <w:rPr>
                <w:rFonts w:ascii="Consolas" w:eastAsia="Consolas" w:hAnsi="Consolas"/>
                <w:sz w:val="14"/>
              </w:rPr>
              <w:t>(</w:t>
            </w:r>
            <w:proofErr w:type="spellStart"/>
            <w:r>
              <w:rPr>
                <w:rFonts w:ascii="Consolas" w:eastAsia="Consolas" w:hAnsi="Consolas"/>
                <w:sz w:val="14"/>
              </w:rPr>
              <w:t>df_clean</w:t>
            </w:r>
            <w:proofErr w:type="spellEnd"/>
            <w:r>
              <w:rPr>
                <w:rFonts w:ascii="Consolas" w:eastAsia="Consolas" w:hAnsi="Consolas"/>
                <w:sz w:val="14"/>
              </w:rPr>
              <w:t xml:space="preserve">, </w:t>
            </w:r>
            <w:r w:rsidR="005420E2">
              <w:rPr>
                <w:rFonts w:ascii="Consolas" w:eastAsia="Consolas" w:hAnsi="Consolas"/>
                <w:sz w:val="14"/>
              </w:rPr>
              <w:t>“</w:t>
            </w:r>
            <w:proofErr w:type="spellStart"/>
            <w:r>
              <w:rPr>
                <w:rFonts w:ascii="Consolas" w:eastAsia="Consolas" w:hAnsi="Consolas"/>
                <w:sz w:val="14"/>
              </w:rPr>
              <w:t>Amount_spent</w:t>
            </w:r>
            <w:proofErr w:type="spellEnd"/>
            <w:r w:rsidR="005420E2">
              <w:rPr>
                <w:rFonts w:ascii="Consolas" w:eastAsia="Consolas" w:hAnsi="Consolas"/>
                <w:sz w:val="14"/>
              </w:rPr>
              <w:t>”</w:t>
            </w:r>
            <w:r>
              <w:rPr>
                <w:rFonts w:ascii="Consolas" w:eastAsia="Consolas" w:hAnsi="Consolas"/>
                <w:sz w:val="14"/>
              </w:rPr>
              <w:t>)])</w:t>
            </w:r>
            <w:r>
              <w:rPr>
                <w:rFonts w:ascii="Consolas" w:eastAsia="Consolas" w:hAnsi="Consolas"/>
                <w:sz w:val="14"/>
              </w:rPr>
              <w:br/>
              <w:t>print(</w:t>
            </w:r>
            <w:r w:rsidR="005420E2">
              <w:rPr>
                <w:rFonts w:ascii="Consolas" w:eastAsia="Consolas" w:hAnsi="Consolas"/>
                <w:sz w:val="14"/>
              </w:rPr>
              <w:t>“</w:t>
            </w:r>
            <w:r>
              <w:rPr>
                <w:rFonts w:ascii="Consolas" w:eastAsia="Consolas" w:hAnsi="Consolas"/>
                <w:sz w:val="14"/>
              </w:rPr>
              <w:t xml:space="preserve">Outlier </w:t>
            </w:r>
            <w:proofErr w:type="spellStart"/>
            <w:r>
              <w:rPr>
                <w:rFonts w:ascii="Consolas" w:eastAsia="Consolas" w:hAnsi="Consolas"/>
                <w:sz w:val="14"/>
              </w:rPr>
              <w:t>setelah</w:t>
            </w:r>
            <w:proofErr w:type="spellEnd"/>
            <w:r>
              <w:rPr>
                <w:rFonts w:ascii="Consolas" w:eastAsia="Consolas" w:hAnsi="Consolas"/>
                <w:sz w:val="14"/>
              </w:rPr>
              <w:t xml:space="preserve"> </w:t>
            </w:r>
            <w:proofErr w:type="spellStart"/>
            <w:r>
              <w:rPr>
                <w:rFonts w:ascii="Consolas" w:eastAsia="Consolas" w:hAnsi="Consolas"/>
                <w:sz w:val="14"/>
              </w:rPr>
              <w:t>pembersihan</w:t>
            </w:r>
            <w:proofErr w:type="spellEnd"/>
            <w:r>
              <w:rPr>
                <w:rFonts w:ascii="Consolas" w:eastAsia="Consolas" w:hAnsi="Consolas"/>
                <w:sz w:val="14"/>
              </w:rPr>
              <w:t xml:space="preserve"> </w:t>
            </w:r>
            <w:proofErr w:type="spellStart"/>
            <w:r>
              <w:rPr>
                <w:rFonts w:ascii="Consolas" w:eastAsia="Consolas" w:hAnsi="Consolas"/>
                <w:sz w:val="14"/>
              </w:rPr>
              <w:t>utama</w:t>
            </w:r>
            <w:proofErr w:type="spellEnd"/>
            <w:r>
              <w:rPr>
                <w:rFonts w:ascii="Consolas" w:eastAsia="Consolas" w:hAnsi="Consolas"/>
                <w:sz w:val="14"/>
              </w:rPr>
              <w:t>:</w:t>
            </w:r>
            <w:r w:rsidR="005420E2">
              <w:rPr>
                <w:rFonts w:ascii="Consolas" w:eastAsia="Consolas" w:hAnsi="Consolas"/>
                <w:sz w:val="14"/>
              </w:rPr>
              <w:t>”</w:t>
            </w:r>
            <w:r>
              <w:rPr>
                <w:rFonts w:ascii="Consolas" w:eastAsia="Consolas" w:hAnsi="Consolas"/>
                <w:sz w:val="14"/>
              </w:rPr>
              <w:t>)</w:t>
            </w:r>
            <w:r>
              <w:rPr>
                <w:rFonts w:ascii="Consolas" w:eastAsia="Consolas" w:hAnsi="Consolas"/>
                <w:sz w:val="14"/>
              </w:rPr>
              <w:br/>
              <w:t>display(</w:t>
            </w:r>
            <w:proofErr w:type="spellStart"/>
            <w:r>
              <w:rPr>
                <w:rFonts w:ascii="Consolas" w:eastAsia="Consolas" w:hAnsi="Consolas"/>
                <w:sz w:val="14"/>
              </w:rPr>
              <w:t>outlier_setelah</w:t>
            </w:r>
            <w:proofErr w:type="spellEnd"/>
            <w:r>
              <w:rPr>
                <w:rFonts w:ascii="Consolas" w:eastAsia="Consolas" w:hAnsi="Consolas"/>
                <w:sz w:val="14"/>
              </w:rPr>
              <w:t>)</w:t>
            </w:r>
            <w:r>
              <w:rPr>
                <w:rFonts w:ascii="Consolas" w:eastAsia="Consolas" w:hAnsi="Consolas"/>
                <w:sz w:val="14"/>
              </w:rPr>
              <w:br/>
            </w:r>
            <w:r>
              <w:rPr>
                <w:rFonts w:ascii="Consolas" w:eastAsia="Consolas" w:hAnsi="Consolas"/>
                <w:sz w:val="14"/>
              </w:rPr>
              <w:br/>
            </w:r>
            <w:proofErr w:type="spellStart"/>
            <w:r>
              <w:rPr>
                <w:rFonts w:ascii="Consolas" w:eastAsia="Consolas" w:hAnsi="Consolas"/>
                <w:sz w:val="14"/>
              </w:rPr>
              <w:t>kolom_string</w:t>
            </w:r>
            <w:proofErr w:type="spellEnd"/>
            <w:r>
              <w:rPr>
                <w:rFonts w:ascii="Consolas" w:eastAsia="Consolas" w:hAnsi="Consolas"/>
                <w:sz w:val="14"/>
              </w:rPr>
              <w:t xml:space="preserve"> = [</w:t>
            </w:r>
            <w:r w:rsidR="005420E2">
              <w:rPr>
                <w:rFonts w:ascii="Consolas" w:eastAsia="Consolas" w:hAnsi="Consolas"/>
                <w:sz w:val="14"/>
              </w:rPr>
              <w:t>“</w:t>
            </w:r>
            <w:r>
              <w:rPr>
                <w:rFonts w:ascii="Consolas" w:eastAsia="Consolas" w:hAnsi="Consolas"/>
                <w:sz w:val="14"/>
              </w:rPr>
              <w:t>Gender</w:t>
            </w:r>
            <w:r w:rsidR="005420E2">
              <w:rPr>
                <w:rFonts w:ascii="Consolas" w:eastAsia="Consolas" w:hAnsi="Consolas"/>
                <w:sz w:val="14"/>
              </w:rPr>
              <w:t>”</w:t>
            </w:r>
            <w:r>
              <w:rPr>
                <w:rFonts w:ascii="Consolas" w:eastAsia="Consolas" w:hAnsi="Consolas"/>
                <w:sz w:val="14"/>
              </w:rPr>
              <w:t xml:space="preserve">, </w:t>
            </w:r>
            <w:r w:rsidR="005420E2">
              <w:rPr>
                <w:rFonts w:ascii="Consolas" w:eastAsia="Consolas" w:hAnsi="Consolas"/>
                <w:sz w:val="14"/>
              </w:rPr>
              <w:t>“</w:t>
            </w:r>
            <w:proofErr w:type="spellStart"/>
            <w:r>
              <w:rPr>
                <w:rFonts w:ascii="Consolas" w:eastAsia="Consolas" w:hAnsi="Consolas"/>
                <w:sz w:val="14"/>
              </w:rPr>
              <w:t>Marital_status</w:t>
            </w:r>
            <w:proofErr w:type="spellEnd"/>
            <w:r w:rsidR="005420E2">
              <w:rPr>
                <w:rFonts w:ascii="Consolas" w:eastAsia="Consolas" w:hAnsi="Consolas"/>
                <w:sz w:val="14"/>
              </w:rPr>
              <w:t>”</w:t>
            </w:r>
            <w:r>
              <w:rPr>
                <w:rFonts w:ascii="Consolas" w:eastAsia="Consolas" w:hAnsi="Consolas"/>
                <w:sz w:val="14"/>
              </w:rPr>
              <w:t xml:space="preserve">, </w:t>
            </w:r>
            <w:r w:rsidR="005420E2">
              <w:rPr>
                <w:rFonts w:ascii="Consolas" w:eastAsia="Consolas" w:hAnsi="Consolas"/>
                <w:sz w:val="14"/>
              </w:rPr>
              <w:t>“</w:t>
            </w:r>
            <w:proofErr w:type="spellStart"/>
            <w:r>
              <w:rPr>
                <w:rFonts w:ascii="Consolas" w:eastAsia="Consolas" w:hAnsi="Consolas"/>
                <w:sz w:val="14"/>
              </w:rPr>
              <w:t>State_names</w:t>
            </w:r>
            <w:proofErr w:type="spellEnd"/>
            <w:r w:rsidR="005420E2">
              <w:rPr>
                <w:rFonts w:ascii="Consolas" w:eastAsia="Consolas" w:hAnsi="Consolas"/>
                <w:sz w:val="14"/>
              </w:rPr>
              <w:t>”</w:t>
            </w:r>
            <w:r>
              <w:rPr>
                <w:rFonts w:ascii="Consolas" w:eastAsia="Consolas" w:hAnsi="Consolas"/>
                <w:sz w:val="14"/>
              </w:rPr>
              <w:t xml:space="preserve">, </w:t>
            </w:r>
            <w:r w:rsidR="005420E2">
              <w:rPr>
                <w:rFonts w:ascii="Consolas" w:eastAsia="Consolas" w:hAnsi="Consolas"/>
                <w:sz w:val="14"/>
              </w:rPr>
              <w:t>“</w:t>
            </w:r>
            <w:r>
              <w:rPr>
                <w:rFonts w:ascii="Consolas" w:eastAsia="Consolas" w:hAnsi="Consolas"/>
                <w:sz w:val="14"/>
              </w:rPr>
              <w:t>Segment</w:t>
            </w:r>
            <w:r w:rsidR="005420E2">
              <w:rPr>
                <w:rFonts w:ascii="Consolas" w:eastAsia="Consolas" w:hAnsi="Consolas"/>
                <w:sz w:val="14"/>
              </w:rPr>
              <w:t>”</w:t>
            </w:r>
            <w:r>
              <w:rPr>
                <w:rFonts w:ascii="Consolas" w:eastAsia="Consolas" w:hAnsi="Consolas"/>
                <w:sz w:val="14"/>
              </w:rPr>
              <w:t xml:space="preserve">, </w:t>
            </w:r>
            <w:r w:rsidR="005420E2">
              <w:rPr>
                <w:rFonts w:ascii="Consolas" w:eastAsia="Consolas" w:hAnsi="Consolas"/>
                <w:sz w:val="14"/>
              </w:rPr>
              <w:t>“</w:t>
            </w:r>
            <w:proofErr w:type="spellStart"/>
            <w:r>
              <w:rPr>
                <w:rFonts w:ascii="Consolas" w:eastAsia="Consolas" w:hAnsi="Consolas"/>
                <w:sz w:val="14"/>
              </w:rPr>
              <w:t>Employees_status</w:t>
            </w:r>
            <w:proofErr w:type="spellEnd"/>
            <w:r w:rsidR="005420E2">
              <w:rPr>
                <w:rFonts w:ascii="Consolas" w:eastAsia="Consolas" w:hAnsi="Consolas"/>
                <w:sz w:val="14"/>
              </w:rPr>
              <w:t>”</w:t>
            </w:r>
            <w:r>
              <w:rPr>
                <w:rFonts w:ascii="Consolas" w:eastAsia="Consolas" w:hAnsi="Consolas"/>
                <w:sz w:val="14"/>
              </w:rPr>
              <w:t xml:space="preserve">, </w:t>
            </w:r>
            <w:r w:rsidR="005420E2">
              <w:rPr>
                <w:rFonts w:ascii="Consolas" w:eastAsia="Consolas" w:hAnsi="Consolas"/>
                <w:sz w:val="14"/>
              </w:rPr>
              <w:t>“</w:t>
            </w:r>
            <w:proofErr w:type="spellStart"/>
            <w:r>
              <w:rPr>
                <w:rFonts w:ascii="Consolas" w:eastAsia="Consolas" w:hAnsi="Consolas"/>
                <w:sz w:val="14"/>
              </w:rPr>
              <w:t>Payment_method</w:t>
            </w:r>
            <w:proofErr w:type="spellEnd"/>
            <w:r w:rsidR="005420E2">
              <w:rPr>
                <w:rFonts w:ascii="Consolas" w:eastAsia="Consolas" w:hAnsi="Consolas"/>
                <w:sz w:val="14"/>
              </w:rPr>
              <w:t>”</w:t>
            </w:r>
            <w:r>
              <w:rPr>
                <w:rFonts w:ascii="Consolas" w:eastAsia="Consolas" w:hAnsi="Consolas"/>
                <w:sz w:val="14"/>
              </w:rPr>
              <w:t>]</w:t>
            </w:r>
            <w:r>
              <w:rPr>
                <w:rFonts w:ascii="Consolas" w:eastAsia="Consolas" w:hAnsi="Consolas"/>
                <w:sz w:val="14"/>
              </w:rPr>
              <w:br/>
              <w:t xml:space="preserve">for </w:t>
            </w:r>
            <w:proofErr w:type="spellStart"/>
            <w:r>
              <w:rPr>
                <w:rFonts w:ascii="Consolas" w:eastAsia="Consolas" w:hAnsi="Consolas"/>
                <w:sz w:val="14"/>
              </w:rPr>
              <w:t>kolom</w:t>
            </w:r>
            <w:proofErr w:type="spellEnd"/>
            <w:r>
              <w:rPr>
                <w:rFonts w:ascii="Consolas" w:eastAsia="Consolas" w:hAnsi="Consolas"/>
                <w:sz w:val="14"/>
              </w:rPr>
              <w:t xml:space="preserve"> in </w:t>
            </w:r>
            <w:proofErr w:type="spellStart"/>
            <w:r>
              <w:rPr>
                <w:rFonts w:ascii="Consolas" w:eastAsia="Consolas" w:hAnsi="Consolas"/>
                <w:sz w:val="14"/>
              </w:rPr>
              <w:t>kolom_string</w:t>
            </w:r>
            <w:proofErr w:type="spellEnd"/>
            <w:r>
              <w:rPr>
                <w:rFonts w:ascii="Consolas" w:eastAsia="Consolas" w:hAnsi="Consolas"/>
                <w:sz w:val="14"/>
              </w:rPr>
              <w:t>:</w:t>
            </w:r>
            <w:r>
              <w:rPr>
                <w:rFonts w:ascii="Consolas" w:eastAsia="Consolas" w:hAnsi="Consolas"/>
                <w:sz w:val="14"/>
              </w:rPr>
              <w:br/>
              <w:t xml:space="preserve">    </w:t>
            </w:r>
            <w:proofErr w:type="spellStart"/>
            <w:r>
              <w:rPr>
                <w:rFonts w:ascii="Consolas" w:eastAsia="Consolas" w:hAnsi="Consolas"/>
                <w:sz w:val="14"/>
              </w:rPr>
              <w:t>df_clean</w:t>
            </w:r>
            <w:proofErr w:type="spellEnd"/>
            <w:r>
              <w:rPr>
                <w:rFonts w:ascii="Consolas" w:eastAsia="Consolas" w:hAnsi="Consolas"/>
                <w:sz w:val="14"/>
              </w:rPr>
              <w:t>[</w:t>
            </w:r>
            <w:proofErr w:type="spellStart"/>
            <w:r>
              <w:rPr>
                <w:rFonts w:ascii="Consolas" w:eastAsia="Consolas" w:hAnsi="Consolas"/>
                <w:sz w:val="14"/>
              </w:rPr>
              <w:t>kolom</w:t>
            </w:r>
            <w:proofErr w:type="spellEnd"/>
            <w:r>
              <w:rPr>
                <w:rFonts w:ascii="Consolas" w:eastAsia="Consolas" w:hAnsi="Consolas"/>
                <w:sz w:val="14"/>
              </w:rPr>
              <w:t xml:space="preserve">] = </w:t>
            </w:r>
            <w:proofErr w:type="spellStart"/>
            <w:r>
              <w:rPr>
                <w:rFonts w:ascii="Consolas" w:eastAsia="Consolas" w:hAnsi="Consolas"/>
                <w:sz w:val="14"/>
              </w:rPr>
              <w:t>df_clean</w:t>
            </w:r>
            <w:proofErr w:type="spellEnd"/>
            <w:r>
              <w:rPr>
                <w:rFonts w:ascii="Consolas" w:eastAsia="Consolas" w:hAnsi="Consolas"/>
                <w:sz w:val="14"/>
              </w:rPr>
              <w:t>[</w:t>
            </w:r>
            <w:proofErr w:type="spellStart"/>
            <w:r>
              <w:rPr>
                <w:rFonts w:ascii="Consolas" w:eastAsia="Consolas" w:hAnsi="Consolas"/>
                <w:sz w:val="14"/>
              </w:rPr>
              <w:t>kolom</w:t>
            </w:r>
            <w:proofErr w:type="spellEnd"/>
            <w:r>
              <w:rPr>
                <w:rFonts w:ascii="Consolas" w:eastAsia="Consolas" w:hAnsi="Consolas"/>
                <w:sz w:val="14"/>
              </w:rPr>
              <w:t>].</w:t>
            </w:r>
            <w:proofErr w:type="spellStart"/>
            <w:r>
              <w:rPr>
                <w:rFonts w:ascii="Consolas" w:eastAsia="Consolas" w:hAnsi="Consolas"/>
                <w:sz w:val="14"/>
              </w:rPr>
              <w:t>astype</w:t>
            </w:r>
            <w:proofErr w:type="spellEnd"/>
            <w:r>
              <w:rPr>
                <w:rFonts w:ascii="Consolas" w:eastAsia="Consolas" w:hAnsi="Consolas"/>
                <w:sz w:val="14"/>
              </w:rPr>
              <w:t>(str).</w:t>
            </w:r>
            <w:proofErr w:type="spellStart"/>
            <w:r>
              <w:rPr>
                <w:rFonts w:ascii="Consolas" w:eastAsia="Consolas" w:hAnsi="Consolas"/>
                <w:sz w:val="14"/>
              </w:rPr>
              <w:t>str.strip</w:t>
            </w:r>
            <w:proofErr w:type="spellEnd"/>
            <w:r>
              <w:rPr>
                <w:rFonts w:ascii="Consolas" w:eastAsia="Consolas" w:hAnsi="Consolas"/>
                <w:sz w:val="14"/>
              </w:rPr>
              <w:t>()</w:t>
            </w:r>
            <w:r>
              <w:rPr>
                <w:rFonts w:ascii="Consolas" w:eastAsia="Consolas" w:hAnsi="Consolas"/>
                <w:sz w:val="14"/>
              </w:rPr>
              <w:br/>
            </w:r>
            <w:r>
              <w:rPr>
                <w:rFonts w:ascii="Consolas" w:eastAsia="Consolas" w:hAnsi="Consolas"/>
                <w:sz w:val="14"/>
              </w:rPr>
              <w:br/>
            </w:r>
            <w:proofErr w:type="spellStart"/>
            <w:r>
              <w:rPr>
                <w:rFonts w:ascii="Consolas" w:eastAsia="Consolas" w:hAnsi="Consolas"/>
                <w:sz w:val="14"/>
              </w:rPr>
              <w:t>mapping_employees</w:t>
            </w:r>
            <w:proofErr w:type="spellEnd"/>
            <w:r>
              <w:rPr>
                <w:rFonts w:ascii="Consolas" w:eastAsia="Consolas" w:hAnsi="Consolas"/>
                <w:sz w:val="14"/>
              </w:rPr>
              <w:t xml:space="preserve"> = {</w:t>
            </w:r>
            <w:r>
              <w:rPr>
                <w:rFonts w:ascii="Consolas" w:eastAsia="Consolas" w:hAnsi="Consolas"/>
                <w:sz w:val="14"/>
              </w:rPr>
              <w:br/>
              <w:t xml:space="preserve">    </w:t>
            </w:r>
            <w:r w:rsidR="005420E2">
              <w:rPr>
                <w:rFonts w:ascii="Consolas" w:eastAsia="Consolas" w:hAnsi="Consolas"/>
                <w:sz w:val="14"/>
              </w:rPr>
              <w:t>“</w:t>
            </w:r>
            <w:r>
              <w:rPr>
                <w:rFonts w:ascii="Consolas" w:eastAsia="Consolas" w:hAnsi="Consolas"/>
                <w:sz w:val="14"/>
              </w:rPr>
              <w:t>workers</w:t>
            </w:r>
            <w:r w:rsidR="005420E2">
              <w:rPr>
                <w:rFonts w:ascii="Consolas" w:eastAsia="Consolas" w:hAnsi="Consolas"/>
                <w:sz w:val="14"/>
              </w:rPr>
              <w:t>”</w:t>
            </w:r>
            <w:r>
              <w:rPr>
                <w:rFonts w:ascii="Consolas" w:eastAsia="Consolas" w:hAnsi="Consolas"/>
                <w:sz w:val="14"/>
              </w:rPr>
              <w:t xml:space="preserve">: </w:t>
            </w:r>
            <w:r w:rsidR="005420E2">
              <w:rPr>
                <w:rFonts w:ascii="Consolas" w:eastAsia="Consolas" w:hAnsi="Consolas"/>
                <w:sz w:val="14"/>
              </w:rPr>
              <w:t>“</w:t>
            </w:r>
            <w:r>
              <w:rPr>
                <w:rFonts w:ascii="Consolas" w:eastAsia="Consolas" w:hAnsi="Consolas"/>
                <w:sz w:val="14"/>
              </w:rPr>
              <w:t>Workers</w:t>
            </w:r>
            <w:r w:rsidR="005420E2">
              <w:rPr>
                <w:rFonts w:ascii="Consolas" w:eastAsia="Consolas" w:hAnsi="Consolas"/>
                <w:sz w:val="14"/>
              </w:rPr>
              <w:t>”</w:t>
            </w:r>
            <w:r>
              <w:rPr>
                <w:rFonts w:ascii="Consolas" w:eastAsia="Consolas" w:hAnsi="Consolas"/>
                <w:sz w:val="14"/>
              </w:rPr>
              <w:t>,</w:t>
            </w:r>
            <w:r>
              <w:rPr>
                <w:rFonts w:ascii="Consolas" w:eastAsia="Consolas" w:hAnsi="Consolas"/>
                <w:sz w:val="14"/>
              </w:rPr>
              <w:br/>
              <w:t xml:space="preserve">    </w:t>
            </w:r>
            <w:r w:rsidR="005420E2">
              <w:rPr>
                <w:rFonts w:ascii="Consolas" w:eastAsia="Consolas" w:hAnsi="Consolas"/>
                <w:sz w:val="14"/>
              </w:rPr>
              <w:t>“</w:t>
            </w:r>
            <w:r>
              <w:rPr>
                <w:rFonts w:ascii="Consolas" w:eastAsia="Consolas" w:hAnsi="Consolas"/>
                <w:sz w:val="14"/>
              </w:rPr>
              <w:t>self-employed</w:t>
            </w:r>
            <w:r w:rsidR="005420E2">
              <w:rPr>
                <w:rFonts w:ascii="Consolas" w:eastAsia="Consolas" w:hAnsi="Consolas"/>
                <w:sz w:val="14"/>
              </w:rPr>
              <w:t>”</w:t>
            </w:r>
            <w:r>
              <w:rPr>
                <w:rFonts w:ascii="Consolas" w:eastAsia="Consolas" w:hAnsi="Consolas"/>
                <w:sz w:val="14"/>
              </w:rPr>
              <w:t xml:space="preserve">: </w:t>
            </w:r>
            <w:r w:rsidR="005420E2">
              <w:rPr>
                <w:rFonts w:ascii="Consolas" w:eastAsia="Consolas" w:hAnsi="Consolas"/>
                <w:sz w:val="14"/>
              </w:rPr>
              <w:t>“</w:t>
            </w:r>
            <w:r>
              <w:rPr>
                <w:rFonts w:ascii="Consolas" w:eastAsia="Consolas" w:hAnsi="Consolas"/>
                <w:sz w:val="14"/>
              </w:rPr>
              <w:t>Self-Employed</w:t>
            </w:r>
            <w:r w:rsidR="005420E2">
              <w:rPr>
                <w:rFonts w:ascii="Consolas" w:eastAsia="Consolas" w:hAnsi="Consolas"/>
                <w:sz w:val="14"/>
              </w:rPr>
              <w:t>”</w:t>
            </w:r>
            <w:r>
              <w:rPr>
                <w:rFonts w:ascii="Consolas" w:eastAsia="Consolas" w:hAnsi="Consolas"/>
                <w:sz w:val="14"/>
              </w:rPr>
              <w:t>,</w:t>
            </w:r>
            <w:r>
              <w:rPr>
                <w:rFonts w:ascii="Consolas" w:eastAsia="Consolas" w:hAnsi="Consolas"/>
                <w:sz w:val="14"/>
              </w:rPr>
              <w:br/>
              <w:t xml:space="preserve">    </w:t>
            </w:r>
            <w:r w:rsidR="005420E2">
              <w:rPr>
                <w:rFonts w:ascii="Consolas" w:eastAsia="Consolas" w:hAnsi="Consolas"/>
                <w:sz w:val="14"/>
              </w:rPr>
              <w:t>“</w:t>
            </w:r>
            <w:r>
              <w:rPr>
                <w:rFonts w:ascii="Consolas" w:eastAsia="Consolas" w:hAnsi="Consolas"/>
                <w:sz w:val="14"/>
              </w:rPr>
              <w:t>Employees</w:t>
            </w:r>
            <w:r w:rsidR="005420E2">
              <w:rPr>
                <w:rFonts w:ascii="Consolas" w:eastAsia="Consolas" w:hAnsi="Consolas"/>
                <w:sz w:val="14"/>
              </w:rPr>
              <w:t>”</w:t>
            </w:r>
            <w:r>
              <w:rPr>
                <w:rFonts w:ascii="Consolas" w:eastAsia="Consolas" w:hAnsi="Consolas"/>
                <w:sz w:val="14"/>
              </w:rPr>
              <w:t xml:space="preserve">: </w:t>
            </w:r>
            <w:r w:rsidR="005420E2">
              <w:rPr>
                <w:rFonts w:ascii="Consolas" w:eastAsia="Consolas" w:hAnsi="Consolas"/>
                <w:sz w:val="14"/>
              </w:rPr>
              <w:t>“</w:t>
            </w:r>
            <w:r>
              <w:rPr>
                <w:rFonts w:ascii="Consolas" w:eastAsia="Consolas" w:hAnsi="Consolas"/>
                <w:sz w:val="14"/>
              </w:rPr>
              <w:t>Employees</w:t>
            </w:r>
            <w:r w:rsidR="005420E2">
              <w:rPr>
                <w:rFonts w:ascii="Consolas" w:eastAsia="Consolas" w:hAnsi="Consolas"/>
                <w:sz w:val="14"/>
              </w:rPr>
              <w:t>”</w:t>
            </w:r>
            <w:r>
              <w:rPr>
                <w:rFonts w:ascii="Consolas" w:eastAsia="Consolas" w:hAnsi="Consolas"/>
                <w:sz w:val="14"/>
              </w:rPr>
              <w:t>,</w:t>
            </w:r>
            <w:r>
              <w:rPr>
                <w:rFonts w:ascii="Consolas" w:eastAsia="Consolas" w:hAnsi="Consolas"/>
                <w:sz w:val="14"/>
              </w:rPr>
              <w:br/>
              <w:t xml:space="preserve">    </w:t>
            </w:r>
            <w:r w:rsidR="005420E2">
              <w:rPr>
                <w:rFonts w:ascii="Consolas" w:eastAsia="Consolas" w:hAnsi="Consolas"/>
                <w:sz w:val="14"/>
              </w:rPr>
              <w:t>“</w:t>
            </w:r>
            <w:r>
              <w:rPr>
                <w:rFonts w:ascii="Consolas" w:eastAsia="Consolas" w:hAnsi="Consolas"/>
                <w:sz w:val="14"/>
              </w:rPr>
              <w:t>Unemployment</w:t>
            </w:r>
            <w:r w:rsidR="005420E2">
              <w:rPr>
                <w:rFonts w:ascii="Consolas" w:eastAsia="Consolas" w:hAnsi="Consolas"/>
                <w:sz w:val="14"/>
              </w:rPr>
              <w:t>”</w:t>
            </w:r>
            <w:r>
              <w:rPr>
                <w:rFonts w:ascii="Consolas" w:eastAsia="Consolas" w:hAnsi="Consolas"/>
                <w:sz w:val="14"/>
              </w:rPr>
              <w:t xml:space="preserve">: </w:t>
            </w:r>
            <w:r w:rsidR="005420E2">
              <w:rPr>
                <w:rFonts w:ascii="Consolas" w:eastAsia="Consolas" w:hAnsi="Consolas"/>
                <w:sz w:val="14"/>
              </w:rPr>
              <w:t>“</w:t>
            </w:r>
            <w:r>
              <w:rPr>
                <w:rFonts w:ascii="Consolas" w:eastAsia="Consolas" w:hAnsi="Consolas"/>
                <w:sz w:val="14"/>
              </w:rPr>
              <w:t>Unemployment</w:t>
            </w:r>
            <w:r w:rsidR="005420E2">
              <w:rPr>
                <w:rFonts w:ascii="Consolas" w:eastAsia="Consolas" w:hAnsi="Consolas"/>
                <w:sz w:val="14"/>
              </w:rPr>
              <w:t>”</w:t>
            </w:r>
            <w:r>
              <w:rPr>
                <w:rFonts w:ascii="Consolas" w:eastAsia="Consolas" w:hAnsi="Consolas"/>
                <w:sz w:val="14"/>
              </w:rPr>
              <w:t>,</w:t>
            </w:r>
            <w:r>
              <w:rPr>
                <w:rFonts w:ascii="Consolas" w:eastAsia="Consolas" w:hAnsi="Consolas"/>
                <w:sz w:val="14"/>
              </w:rPr>
              <w:br/>
              <w:t xml:space="preserve">    </w:t>
            </w:r>
            <w:r w:rsidR="005420E2">
              <w:rPr>
                <w:rFonts w:ascii="Consolas" w:eastAsia="Consolas" w:hAnsi="Consolas"/>
                <w:sz w:val="14"/>
              </w:rPr>
              <w:t>“</w:t>
            </w:r>
            <w:r>
              <w:rPr>
                <w:rFonts w:ascii="Consolas" w:eastAsia="Consolas" w:hAnsi="Consolas"/>
                <w:sz w:val="14"/>
              </w:rPr>
              <w:t>Unknown</w:t>
            </w:r>
            <w:r w:rsidR="005420E2">
              <w:rPr>
                <w:rFonts w:ascii="Consolas" w:eastAsia="Consolas" w:hAnsi="Consolas"/>
                <w:sz w:val="14"/>
              </w:rPr>
              <w:t>”</w:t>
            </w:r>
            <w:r>
              <w:rPr>
                <w:rFonts w:ascii="Consolas" w:eastAsia="Consolas" w:hAnsi="Consolas"/>
                <w:sz w:val="14"/>
              </w:rPr>
              <w:t xml:space="preserve">: </w:t>
            </w:r>
            <w:r w:rsidR="005420E2">
              <w:rPr>
                <w:rFonts w:ascii="Consolas" w:eastAsia="Consolas" w:hAnsi="Consolas"/>
                <w:sz w:val="14"/>
              </w:rPr>
              <w:t>“</w:t>
            </w:r>
            <w:r>
              <w:rPr>
                <w:rFonts w:ascii="Consolas" w:eastAsia="Consolas" w:hAnsi="Consolas"/>
                <w:sz w:val="14"/>
              </w:rPr>
              <w:t>Unknown</w:t>
            </w:r>
            <w:r w:rsidR="005420E2">
              <w:rPr>
                <w:rFonts w:ascii="Consolas" w:eastAsia="Consolas" w:hAnsi="Consolas"/>
                <w:sz w:val="14"/>
              </w:rPr>
              <w:t>”</w:t>
            </w:r>
            <w:r>
              <w:rPr>
                <w:rFonts w:ascii="Consolas" w:eastAsia="Consolas" w:hAnsi="Consolas"/>
                <w:sz w:val="14"/>
              </w:rPr>
              <w:br/>
              <w:t>}</w:t>
            </w:r>
            <w:r>
              <w:rPr>
                <w:rFonts w:ascii="Consolas" w:eastAsia="Consolas" w:hAnsi="Consolas"/>
                <w:sz w:val="14"/>
              </w:rPr>
              <w:br/>
            </w:r>
            <w:proofErr w:type="spellStart"/>
            <w:r>
              <w:rPr>
                <w:rFonts w:ascii="Consolas" w:eastAsia="Consolas" w:hAnsi="Consolas"/>
                <w:sz w:val="14"/>
              </w:rPr>
              <w:t>df_clean</w:t>
            </w:r>
            <w:proofErr w:type="spellEnd"/>
            <w:r>
              <w:rPr>
                <w:rFonts w:ascii="Consolas" w:eastAsia="Consolas" w:hAnsi="Consolas"/>
                <w:sz w:val="14"/>
              </w:rPr>
              <w:t>[</w:t>
            </w:r>
            <w:r w:rsidR="005420E2">
              <w:rPr>
                <w:rFonts w:ascii="Consolas" w:eastAsia="Consolas" w:hAnsi="Consolas"/>
                <w:sz w:val="14"/>
              </w:rPr>
              <w:t>“</w:t>
            </w:r>
            <w:proofErr w:type="spellStart"/>
            <w:r>
              <w:rPr>
                <w:rFonts w:ascii="Consolas" w:eastAsia="Consolas" w:hAnsi="Consolas"/>
                <w:sz w:val="14"/>
              </w:rPr>
              <w:t>Employees_status</w:t>
            </w:r>
            <w:proofErr w:type="spellEnd"/>
            <w:r w:rsidR="005420E2">
              <w:rPr>
                <w:rFonts w:ascii="Consolas" w:eastAsia="Consolas" w:hAnsi="Consolas"/>
                <w:sz w:val="14"/>
              </w:rPr>
              <w:t>”</w:t>
            </w:r>
            <w:r>
              <w:rPr>
                <w:rFonts w:ascii="Consolas" w:eastAsia="Consolas" w:hAnsi="Consolas"/>
                <w:sz w:val="14"/>
              </w:rPr>
              <w:t xml:space="preserve">] = </w:t>
            </w:r>
            <w:proofErr w:type="spellStart"/>
            <w:r>
              <w:rPr>
                <w:rFonts w:ascii="Consolas" w:eastAsia="Consolas" w:hAnsi="Consolas"/>
                <w:sz w:val="14"/>
              </w:rPr>
              <w:t>df_clean</w:t>
            </w:r>
            <w:proofErr w:type="spellEnd"/>
            <w:r>
              <w:rPr>
                <w:rFonts w:ascii="Consolas" w:eastAsia="Consolas" w:hAnsi="Consolas"/>
                <w:sz w:val="14"/>
              </w:rPr>
              <w:t>[</w:t>
            </w:r>
            <w:r w:rsidR="005420E2">
              <w:rPr>
                <w:rFonts w:ascii="Consolas" w:eastAsia="Consolas" w:hAnsi="Consolas"/>
                <w:sz w:val="14"/>
              </w:rPr>
              <w:t>“</w:t>
            </w:r>
            <w:proofErr w:type="spellStart"/>
            <w:r>
              <w:rPr>
                <w:rFonts w:ascii="Consolas" w:eastAsia="Consolas" w:hAnsi="Consolas"/>
                <w:sz w:val="14"/>
              </w:rPr>
              <w:t>Employees_status</w:t>
            </w:r>
            <w:proofErr w:type="spellEnd"/>
            <w:r w:rsidR="005420E2">
              <w:rPr>
                <w:rFonts w:ascii="Consolas" w:eastAsia="Consolas" w:hAnsi="Consolas"/>
                <w:sz w:val="14"/>
              </w:rPr>
              <w:t>”</w:t>
            </w:r>
            <w:r>
              <w:rPr>
                <w:rFonts w:ascii="Consolas" w:eastAsia="Consolas" w:hAnsi="Consolas"/>
                <w:sz w:val="14"/>
              </w:rPr>
              <w:t>].replace(</w:t>
            </w:r>
            <w:proofErr w:type="spellStart"/>
            <w:r>
              <w:rPr>
                <w:rFonts w:ascii="Consolas" w:eastAsia="Consolas" w:hAnsi="Consolas"/>
                <w:sz w:val="14"/>
              </w:rPr>
              <w:t>mapping_employees</w:t>
            </w:r>
            <w:proofErr w:type="spellEnd"/>
            <w:r>
              <w:rPr>
                <w:rFonts w:ascii="Consolas" w:eastAsia="Consolas" w:hAnsi="Consolas"/>
                <w:sz w:val="14"/>
              </w:rPr>
              <w:t>)</w:t>
            </w:r>
            <w:r>
              <w:rPr>
                <w:rFonts w:ascii="Consolas" w:eastAsia="Consolas" w:hAnsi="Consolas"/>
                <w:sz w:val="14"/>
              </w:rPr>
              <w:br/>
            </w:r>
            <w:r>
              <w:rPr>
                <w:rFonts w:ascii="Consolas" w:eastAsia="Consolas" w:hAnsi="Consolas"/>
                <w:sz w:val="14"/>
              </w:rPr>
              <w:br/>
              <w:t>print(</w:t>
            </w:r>
            <w:r w:rsidR="005420E2">
              <w:rPr>
                <w:rFonts w:ascii="Consolas" w:eastAsia="Consolas" w:hAnsi="Consolas"/>
                <w:sz w:val="14"/>
              </w:rPr>
              <w:t>“</w:t>
            </w:r>
            <w:proofErr w:type="spellStart"/>
            <w:r>
              <w:rPr>
                <w:rFonts w:ascii="Consolas" w:eastAsia="Consolas" w:hAnsi="Consolas"/>
                <w:sz w:val="14"/>
              </w:rPr>
              <w:t>Distribusi</w:t>
            </w:r>
            <w:proofErr w:type="spellEnd"/>
            <w:r>
              <w:rPr>
                <w:rFonts w:ascii="Consolas" w:eastAsia="Consolas" w:hAnsi="Consolas"/>
                <w:sz w:val="14"/>
              </w:rPr>
              <w:t xml:space="preserve"> </w:t>
            </w:r>
            <w:proofErr w:type="spellStart"/>
            <w:r>
              <w:rPr>
                <w:rFonts w:ascii="Consolas" w:eastAsia="Consolas" w:hAnsi="Consolas"/>
                <w:sz w:val="14"/>
              </w:rPr>
              <w:t>Employees_status</w:t>
            </w:r>
            <w:proofErr w:type="spellEnd"/>
            <w:r>
              <w:rPr>
                <w:rFonts w:ascii="Consolas" w:eastAsia="Consolas" w:hAnsi="Consolas"/>
                <w:sz w:val="14"/>
              </w:rPr>
              <w:t xml:space="preserve"> </w:t>
            </w:r>
            <w:proofErr w:type="spellStart"/>
            <w:r>
              <w:rPr>
                <w:rFonts w:ascii="Consolas" w:eastAsia="Consolas" w:hAnsi="Consolas"/>
                <w:sz w:val="14"/>
              </w:rPr>
              <w:t>setelah</w:t>
            </w:r>
            <w:proofErr w:type="spellEnd"/>
            <w:r>
              <w:rPr>
                <w:rFonts w:ascii="Consolas" w:eastAsia="Consolas" w:hAnsi="Consolas"/>
                <w:sz w:val="14"/>
              </w:rPr>
              <w:t xml:space="preserve"> </w:t>
            </w:r>
            <w:proofErr w:type="spellStart"/>
            <w:r>
              <w:rPr>
                <w:rFonts w:ascii="Consolas" w:eastAsia="Consolas" w:hAnsi="Consolas"/>
                <w:sz w:val="14"/>
              </w:rPr>
              <w:t>konsistensi</w:t>
            </w:r>
            <w:proofErr w:type="spellEnd"/>
            <w:r>
              <w:rPr>
                <w:rFonts w:ascii="Consolas" w:eastAsia="Consolas" w:hAnsi="Consolas"/>
                <w:sz w:val="14"/>
              </w:rPr>
              <w:t xml:space="preserve"> </w:t>
            </w:r>
            <w:proofErr w:type="spellStart"/>
            <w:r>
              <w:rPr>
                <w:rFonts w:ascii="Consolas" w:eastAsia="Consolas" w:hAnsi="Consolas"/>
                <w:sz w:val="14"/>
              </w:rPr>
              <w:t>kategori</w:t>
            </w:r>
            <w:proofErr w:type="spellEnd"/>
            <w:r>
              <w:rPr>
                <w:rFonts w:ascii="Consolas" w:eastAsia="Consolas" w:hAnsi="Consolas"/>
                <w:sz w:val="14"/>
              </w:rPr>
              <w:t>:</w:t>
            </w:r>
            <w:r w:rsidR="005420E2">
              <w:rPr>
                <w:rFonts w:ascii="Consolas" w:eastAsia="Consolas" w:hAnsi="Consolas"/>
                <w:sz w:val="14"/>
              </w:rPr>
              <w:t>”</w:t>
            </w:r>
            <w:r>
              <w:rPr>
                <w:rFonts w:ascii="Consolas" w:eastAsia="Consolas" w:hAnsi="Consolas"/>
                <w:sz w:val="14"/>
              </w:rPr>
              <w:t>)</w:t>
            </w:r>
            <w:r>
              <w:rPr>
                <w:rFonts w:ascii="Consolas" w:eastAsia="Consolas" w:hAnsi="Consolas"/>
                <w:sz w:val="14"/>
              </w:rPr>
              <w:br/>
              <w:t>display(df_clean[</w:t>
            </w:r>
            <w:r w:rsidR="005420E2">
              <w:rPr>
                <w:rFonts w:ascii="Consolas" w:eastAsia="Consolas" w:hAnsi="Consolas"/>
                <w:sz w:val="14"/>
              </w:rPr>
              <w:t>“</w:t>
            </w:r>
            <w:r>
              <w:rPr>
                <w:rFonts w:ascii="Consolas" w:eastAsia="Consolas" w:hAnsi="Consolas"/>
                <w:sz w:val="14"/>
              </w:rPr>
              <w:t>Employees_status</w:t>
            </w:r>
            <w:r w:rsidR="005420E2">
              <w:rPr>
                <w:rFonts w:ascii="Consolas" w:eastAsia="Consolas" w:hAnsi="Consolas"/>
                <w:sz w:val="14"/>
              </w:rPr>
              <w:t>”</w:t>
            </w:r>
            <w:r>
              <w:rPr>
                <w:rFonts w:ascii="Consolas" w:eastAsia="Consolas" w:hAnsi="Consolas"/>
                <w:sz w:val="14"/>
              </w:rPr>
              <w:t>].value_counts(dropna=False).to_frame(</w:t>
            </w:r>
            <w:r w:rsidR="005420E2">
              <w:rPr>
                <w:rFonts w:ascii="Consolas" w:eastAsia="Consolas" w:hAnsi="Consolas"/>
                <w:sz w:val="14"/>
              </w:rPr>
              <w:t>“</w:t>
            </w:r>
            <w:r>
              <w:rPr>
                <w:rFonts w:ascii="Consolas" w:eastAsia="Consolas" w:hAnsi="Consolas"/>
                <w:sz w:val="14"/>
              </w:rPr>
              <w:t>Jumlah</w:t>
            </w:r>
            <w:r w:rsidR="005420E2">
              <w:rPr>
                <w:rFonts w:ascii="Consolas" w:eastAsia="Consolas" w:hAnsi="Consolas"/>
                <w:sz w:val="14"/>
              </w:rPr>
              <w:t>”</w:t>
            </w:r>
            <w:r>
              <w:rPr>
                <w:rFonts w:ascii="Consolas" w:eastAsia="Consolas" w:hAnsi="Consolas"/>
                <w:sz w:val="14"/>
              </w:rPr>
              <w:t>))</w:t>
            </w:r>
          </w:p>
        </w:tc>
      </w:tr>
    </w:tbl>
    <w:p w14:paraId="019B8619" w14:textId="77777777" w:rsidR="002D5DA9" w:rsidRDefault="004B715A">
      <w:pPr>
        <w:jc w:val="center"/>
      </w:pPr>
      <w:r>
        <w:rPr>
          <w:b/>
          <w:i/>
          <w:sz w:val="18"/>
        </w:rPr>
        <w:t>Kode 3.3 Pemeriksaan Pseudo-Missing, Outlier, dan Konsistensi Kategori</w:t>
      </w:r>
    </w:p>
    <w:p w14:paraId="46740FA0" w14:textId="77777777" w:rsidR="002D5DA9" w:rsidRDefault="004B715A">
      <w:pPr>
        <w:jc w:val="center"/>
      </w:pPr>
      <w:r>
        <w:rPr>
          <w:b/>
          <w:i/>
          <w:sz w:val="18"/>
        </w:rPr>
        <w:t>Tabel 3.4 Distribusi Segment Setelah Pembersihan Utama</w:t>
      </w:r>
    </w:p>
    <w:p w14:paraId="7FAC13FA" w14:textId="356A3A98" w:rsidR="005420E2" w:rsidRPr="005420E2" w:rsidRDefault="005420E2">
      <w:pPr>
        <w:jc w:val="center"/>
        <w:rPr>
          <w:b/>
          <w:iCs/>
          <w:sz w:val="18"/>
        </w:rPr>
      </w:pPr>
      <w:r w:rsidRPr="005420E2">
        <w:rPr>
          <w:b/>
          <w:iCs/>
          <w:noProof/>
          <w:sz w:val="18"/>
        </w:rPr>
        <w:drawing>
          <wp:inline distT="0" distB="0" distL="0" distR="0" wp14:anchorId="4756A832" wp14:editId="627F61E0">
            <wp:extent cx="2644369" cy="1676545"/>
            <wp:effectExtent l="0" t="0" r="3810" b="0"/>
            <wp:docPr id="127119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91998" name=""/>
                    <pic:cNvPicPr/>
                  </pic:nvPicPr>
                  <pic:blipFill>
                    <a:blip r:embed="rId26"/>
                    <a:stretch>
                      <a:fillRect/>
                    </a:stretch>
                  </pic:blipFill>
                  <pic:spPr>
                    <a:xfrm>
                      <a:off x="0" y="0"/>
                      <a:ext cx="2644369" cy="1676545"/>
                    </a:xfrm>
                    <a:prstGeom prst="rect">
                      <a:avLst/>
                    </a:prstGeom>
                  </pic:spPr>
                </pic:pic>
              </a:graphicData>
            </a:graphic>
          </wp:inline>
        </w:drawing>
      </w:r>
    </w:p>
    <w:p w14:paraId="31776CA9" w14:textId="32E1133F" w:rsidR="002D5DA9" w:rsidRDefault="004B715A">
      <w:pPr>
        <w:jc w:val="center"/>
        <w:rPr>
          <w:b/>
          <w:i/>
          <w:sz w:val="18"/>
        </w:rPr>
      </w:pPr>
      <w:r>
        <w:rPr>
          <w:b/>
          <w:i/>
          <w:sz w:val="18"/>
        </w:rPr>
        <w:t xml:space="preserve">Tabel 3.5 Outlier </w:t>
      </w:r>
      <w:proofErr w:type="spellStart"/>
      <w:r>
        <w:rPr>
          <w:b/>
          <w:i/>
          <w:sz w:val="18"/>
        </w:rPr>
        <w:t>Setelah</w:t>
      </w:r>
      <w:proofErr w:type="spellEnd"/>
      <w:r>
        <w:rPr>
          <w:b/>
          <w:i/>
          <w:sz w:val="18"/>
        </w:rPr>
        <w:t xml:space="preserve"> </w:t>
      </w:r>
      <w:proofErr w:type="spellStart"/>
      <w:r>
        <w:rPr>
          <w:b/>
          <w:i/>
          <w:sz w:val="18"/>
        </w:rPr>
        <w:t>Pembersihan</w:t>
      </w:r>
      <w:proofErr w:type="spellEnd"/>
      <w:r>
        <w:rPr>
          <w:b/>
          <w:i/>
          <w:sz w:val="18"/>
        </w:rPr>
        <w:t xml:space="preserve"> Utama</w:t>
      </w:r>
    </w:p>
    <w:p w14:paraId="15D80E8A" w14:textId="5C63A936" w:rsidR="009702A0" w:rsidRPr="009702A0" w:rsidRDefault="009702A0">
      <w:pPr>
        <w:jc w:val="center"/>
        <w:rPr>
          <w:iCs/>
        </w:rPr>
      </w:pPr>
      <w:r w:rsidRPr="009702A0">
        <w:rPr>
          <w:iCs/>
          <w:noProof/>
        </w:rPr>
        <w:drawing>
          <wp:inline distT="0" distB="0" distL="0" distR="0" wp14:anchorId="765F59D3" wp14:editId="4305F25B">
            <wp:extent cx="4511431" cy="784928"/>
            <wp:effectExtent l="0" t="0" r="3810" b="0"/>
            <wp:docPr id="5689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3970" name=""/>
                    <pic:cNvPicPr/>
                  </pic:nvPicPr>
                  <pic:blipFill>
                    <a:blip r:embed="rId27"/>
                    <a:stretch>
                      <a:fillRect/>
                    </a:stretch>
                  </pic:blipFill>
                  <pic:spPr>
                    <a:xfrm>
                      <a:off x="0" y="0"/>
                      <a:ext cx="4511431" cy="784928"/>
                    </a:xfrm>
                    <a:prstGeom prst="rect">
                      <a:avLst/>
                    </a:prstGeom>
                  </pic:spPr>
                </pic:pic>
              </a:graphicData>
            </a:graphic>
          </wp:inline>
        </w:drawing>
      </w:r>
    </w:p>
    <w:p w14:paraId="05A80986" w14:textId="77777777" w:rsidR="002D5DA9" w:rsidRDefault="004B715A">
      <w:pPr>
        <w:jc w:val="center"/>
      </w:pPr>
      <w:r>
        <w:rPr>
          <w:b/>
          <w:i/>
          <w:sz w:val="18"/>
        </w:rPr>
        <w:t xml:space="preserve">Tabel 3.6 </w:t>
      </w:r>
      <w:proofErr w:type="spellStart"/>
      <w:r>
        <w:rPr>
          <w:b/>
          <w:i/>
          <w:sz w:val="18"/>
        </w:rPr>
        <w:t>Distribusi</w:t>
      </w:r>
      <w:proofErr w:type="spellEnd"/>
      <w:r>
        <w:rPr>
          <w:b/>
          <w:i/>
          <w:sz w:val="18"/>
        </w:rPr>
        <w:t xml:space="preserve"> </w:t>
      </w:r>
      <w:proofErr w:type="spellStart"/>
      <w:r>
        <w:rPr>
          <w:b/>
          <w:i/>
          <w:sz w:val="18"/>
        </w:rPr>
        <w:t>Employees_status</w:t>
      </w:r>
      <w:proofErr w:type="spellEnd"/>
      <w:r>
        <w:rPr>
          <w:b/>
          <w:i/>
          <w:sz w:val="18"/>
        </w:rPr>
        <w:t xml:space="preserve"> </w:t>
      </w:r>
      <w:proofErr w:type="spellStart"/>
      <w:r>
        <w:rPr>
          <w:b/>
          <w:i/>
          <w:sz w:val="18"/>
        </w:rPr>
        <w:t>Setelah</w:t>
      </w:r>
      <w:proofErr w:type="spellEnd"/>
      <w:r>
        <w:rPr>
          <w:b/>
          <w:i/>
          <w:sz w:val="18"/>
        </w:rPr>
        <w:t xml:space="preserve"> </w:t>
      </w:r>
      <w:proofErr w:type="spellStart"/>
      <w:r>
        <w:rPr>
          <w:b/>
          <w:i/>
          <w:sz w:val="18"/>
        </w:rPr>
        <w:t>Konsistensi</w:t>
      </w:r>
      <w:proofErr w:type="spellEnd"/>
      <w:r>
        <w:rPr>
          <w:b/>
          <w:i/>
          <w:sz w:val="18"/>
        </w:rPr>
        <w:t xml:space="preserve"> Kategori</w:t>
      </w:r>
    </w:p>
    <w:p w14:paraId="1A8D6149" w14:textId="702C72B6" w:rsidR="009702A0" w:rsidRDefault="009702A0" w:rsidP="009702A0">
      <w:pPr>
        <w:jc w:val="center"/>
      </w:pPr>
      <w:r w:rsidRPr="009702A0">
        <w:rPr>
          <w:noProof/>
        </w:rPr>
        <w:drawing>
          <wp:inline distT="0" distB="0" distL="0" distR="0" wp14:anchorId="7439A5C0" wp14:editId="6298BDD8">
            <wp:extent cx="3238781" cy="1767993"/>
            <wp:effectExtent l="0" t="0" r="0" b="3810"/>
            <wp:docPr id="128140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04043" name=""/>
                    <pic:cNvPicPr/>
                  </pic:nvPicPr>
                  <pic:blipFill>
                    <a:blip r:embed="rId28"/>
                    <a:stretch>
                      <a:fillRect/>
                    </a:stretch>
                  </pic:blipFill>
                  <pic:spPr>
                    <a:xfrm>
                      <a:off x="0" y="0"/>
                      <a:ext cx="3238781" cy="1767993"/>
                    </a:xfrm>
                    <a:prstGeom prst="rect">
                      <a:avLst/>
                    </a:prstGeom>
                  </pic:spPr>
                </pic:pic>
              </a:graphicData>
            </a:graphic>
          </wp:inline>
        </w:drawing>
      </w:r>
    </w:p>
    <w:p w14:paraId="38A46BF4" w14:textId="035CCF67" w:rsidR="002D5DA9" w:rsidRDefault="004B715A">
      <w:r>
        <w:t xml:space="preserve">Nilai Segment Missing </w:t>
      </w:r>
      <w:proofErr w:type="spellStart"/>
      <w:r>
        <w:t>tidak</w:t>
      </w:r>
      <w:proofErr w:type="spellEnd"/>
      <w:r>
        <w:t xml:space="preserve"> </w:t>
      </w:r>
      <w:proofErr w:type="spellStart"/>
      <w:r>
        <w:t>diimputasi</w:t>
      </w:r>
      <w:proofErr w:type="spellEnd"/>
      <w:r>
        <w:t xml:space="preserve"> </w:t>
      </w:r>
      <w:proofErr w:type="spellStart"/>
      <w:r>
        <w:t>karena</w:t>
      </w:r>
      <w:proofErr w:type="spellEnd"/>
      <w:r>
        <w:t xml:space="preserve"> Segment tidak digunakan sebagai fitur model. Kategori Employees_status diseragamkan menjadi Employees, Workers, Self-Employed, Unemployment, dan Unknown.</w:t>
      </w:r>
    </w:p>
    <w:p w14:paraId="16CE5146" w14:textId="77777777" w:rsidR="002D5DA9" w:rsidRDefault="004B715A">
      <w:pPr>
        <w:pStyle w:val="Heading2"/>
      </w:pPr>
      <w:r>
        <w:t>3.4 Transformasi Tanggal, Encoding, Standardisasi, dan Simpan Preprocessor</w:t>
      </w:r>
    </w:p>
    <w:tbl>
      <w:tblPr>
        <w:tblStyle w:val="TableGrid"/>
        <w:tblW w:w="0" w:type="auto"/>
        <w:tblLook w:val="04A0" w:firstRow="1" w:lastRow="0" w:firstColumn="1" w:lastColumn="0" w:noHBand="0" w:noVBand="1"/>
      </w:tblPr>
      <w:tblGrid>
        <w:gridCol w:w="10368"/>
      </w:tblGrid>
      <w:tr w:rsidR="002D5DA9" w14:paraId="106C1215" w14:textId="77777777">
        <w:tc>
          <w:tcPr>
            <w:tcW w:w="10368" w:type="dxa"/>
            <w:shd w:val="clear" w:color="auto" w:fill="F2F2F2"/>
          </w:tcPr>
          <w:p w14:paraId="0410B7E9" w14:textId="77777777" w:rsidR="002D5DA9" w:rsidRDefault="004B715A">
            <w:r>
              <w:rPr>
                <w:rFonts w:ascii="Consolas" w:eastAsia="Consolas" w:hAnsi="Consolas"/>
                <w:sz w:val="14"/>
              </w:rPr>
              <w:t># =========================================================</w:t>
            </w:r>
            <w:r>
              <w:rPr>
                <w:rFonts w:ascii="Consolas" w:eastAsia="Consolas" w:hAnsi="Consolas"/>
                <w:sz w:val="14"/>
              </w:rPr>
              <w:br/>
              <w:t># KODE 3.4 TRANSFORMASI TANGGAL, ENCODING, STANDARDISASI, DAN SIMPAN PREPROCESSOR</w:t>
            </w:r>
            <w:r>
              <w:rPr>
                <w:rFonts w:ascii="Consolas" w:eastAsia="Consolas" w:hAnsi="Consolas"/>
                <w:sz w:val="14"/>
              </w:rPr>
              <w:br/>
              <w:t># =========================================================</w:t>
            </w:r>
            <w:r>
              <w:rPr>
                <w:rFonts w:ascii="Consolas" w:eastAsia="Consolas" w:hAnsi="Consolas"/>
                <w:sz w:val="14"/>
              </w:rPr>
              <w:br/>
              <w:t>df_clean["Transaction_date"] = pd.to_datetime(df_clean["Transaction_date"], errors="coerce")</w:t>
            </w:r>
            <w:r>
              <w:rPr>
                <w:rFonts w:ascii="Consolas" w:eastAsia="Consolas" w:hAnsi="Consolas"/>
                <w:sz w:val="14"/>
              </w:rPr>
              <w:br/>
              <w:t>df_clean["Year"] = df_clean["Transaction_date"].dt.year</w:t>
            </w:r>
            <w:r>
              <w:rPr>
                <w:rFonts w:ascii="Consolas" w:eastAsia="Consolas" w:hAnsi="Consolas"/>
                <w:sz w:val="14"/>
              </w:rPr>
              <w:br/>
              <w:t>df_clean["Month"] = df_clean["Transaction_date"].dt.month</w:t>
            </w:r>
            <w:r>
              <w:rPr>
                <w:rFonts w:ascii="Consolas" w:eastAsia="Consolas" w:hAnsi="Consolas"/>
                <w:sz w:val="14"/>
              </w:rPr>
              <w:br/>
              <w:t>df_clean["DayOfWeek"] = df_clean["Transaction_date"].dt.day_name()</w:t>
            </w:r>
            <w:r>
              <w:rPr>
                <w:rFonts w:ascii="Consolas" w:eastAsia="Consolas" w:hAnsi="Consolas"/>
                <w:sz w:val="14"/>
              </w:rPr>
              <w:br/>
            </w:r>
            <w:r>
              <w:rPr>
                <w:rFonts w:ascii="Consolas" w:eastAsia="Consolas" w:hAnsi="Consolas"/>
                <w:sz w:val="14"/>
              </w:rPr>
              <w:br/>
              <w:t>fitur_numerik = ["Age", "Referral", "Amount_spent"]</w:t>
            </w:r>
            <w:r>
              <w:rPr>
                <w:rFonts w:ascii="Consolas" w:eastAsia="Consolas" w:hAnsi="Consolas"/>
                <w:sz w:val="14"/>
              </w:rPr>
              <w:br/>
              <w:t>fitur_kategorikal = ["Gender", "Marital_status", "Employees_status", "Payment_method"]</w:t>
            </w:r>
            <w:r>
              <w:rPr>
                <w:rFonts w:ascii="Consolas" w:eastAsia="Consolas" w:hAnsi="Consolas"/>
                <w:sz w:val="14"/>
              </w:rPr>
              <w:br/>
              <w:t>X_raw = df_clean[fitur_numerik + fitur_kategorikal].copy()</w:t>
            </w:r>
            <w:r>
              <w:rPr>
                <w:rFonts w:ascii="Consolas" w:eastAsia="Consolas" w:hAnsi="Consolas"/>
                <w:sz w:val="14"/>
              </w:rPr>
              <w:br/>
            </w:r>
            <w:r>
              <w:rPr>
                <w:rFonts w:ascii="Consolas" w:eastAsia="Consolas" w:hAnsi="Consolas"/>
                <w:sz w:val="14"/>
              </w:rPr>
              <w:br/>
              <w:t>try:</w:t>
            </w:r>
            <w:r>
              <w:rPr>
                <w:rFonts w:ascii="Consolas" w:eastAsia="Consolas" w:hAnsi="Consolas"/>
                <w:sz w:val="14"/>
              </w:rPr>
              <w:br/>
              <w:t xml:space="preserve">    encoder = OneHotEncoder(handle_unknown="ignore", sparse_output=False)</w:t>
            </w:r>
            <w:r>
              <w:rPr>
                <w:rFonts w:ascii="Consolas" w:eastAsia="Consolas" w:hAnsi="Consolas"/>
                <w:sz w:val="14"/>
              </w:rPr>
              <w:br/>
              <w:t>except TypeError:</w:t>
            </w:r>
            <w:r>
              <w:rPr>
                <w:rFonts w:ascii="Consolas" w:eastAsia="Consolas" w:hAnsi="Consolas"/>
                <w:sz w:val="14"/>
              </w:rPr>
              <w:br/>
              <w:t xml:space="preserve">    encoder = OneHotEncoder(handle_unknown="ignore", sparse=False)</w:t>
            </w:r>
            <w:r>
              <w:rPr>
                <w:rFonts w:ascii="Consolas" w:eastAsia="Consolas" w:hAnsi="Consolas"/>
                <w:sz w:val="14"/>
              </w:rPr>
              <w:br/>
            </w:r>
            <w:r>
              <w:rPr>
                <w:rFonts w:ascii="Consolas" w:eastAsia="Consolas" w:hAnsi="Consolas"/>
                <w:sz w:val="14"/>
              </w:rPr>
              <w:br/>
              <w:t>preprocessor = ColumnTransformer(</w:t>
            </w:r>
            <w:r>
              <w:rPr>
                <w:rFonts w:ascii="Consolas" w:eastAsia="Consolas" w:hAnsi="Consolas"/>
                <w:sz w:val="14"/>
              </w:rPr>
              <w:br/>
              <w:t xml:space="preserve">    transformers=[</w:t>
            </w:r>
            <w:r>
              <w:rPr>
                <w:rFonts w:ascii="Consolas" w:eastAsia="Consolas" w:hAnsi="Consolas"/>
                <w:sz w:val="14"/>
              </w:rPr>
              <w:br/>
              <w:t xml:space="preserve">        ("num", StandardScaler(), fitur_numerik),</w:t>
            </w:r>
            <w:r>
              <w:rPr>
                <w:rFonts w:ascii="Consolas" w:eastAsia="Consolas" w:hAnsi="Consolas"/>
                <w:sz w:val="14"/>
              </w:rPr>
              <w:br/>
              <w:t xml:space="preserve">        ("cat", encoder, fitur_kategorikal)</w:t>
            </w:r>
            <w:r>
              <w:rPr>
                <w:rFonts w:ascii="Consolas" w:eastAsia="Consolas" w:hAnsi="Consolas"/>
                <w:sz w:val="14"/>
              </w:rPr>
              <w:br/>
              <w:t xml:space="preserve">    ],</w:t>
            </w:r>
            <w:r>
              <w:rPr>
                <w:rFonts w:ascii="Consolas" w:eastAsia="Consolas" w:hAnsi="Consolas"/>
                <w:sz w:val="14"/>
              </w:rPr>
              <w:br/>
              <w:t xml:space="preserve">    remainder="drop"</w:t>
            </w:r>
            <w:r>
              <w:rPr>
                <w:rFonts w:ascii="Consolas" w:eastAsia="Consolas" w:hAnsi="Consolas"/>
                <w:sz w:val="14"/>
              </w:rPr>
              <w:br/>
              <w:t>)</w:t>
            </w:r>
            <w:r>
              <w:rPr>
                <w:rFonts w:ascii="Consolas" w:eastAsia="Consolas" w:hAnsi="Consolas"/>
                <w:sz w:val="14"/>
              </w:rPr>
              <w:br/>
            </w:r>
            <w:r>
              <w:rPr>
                <w:rFonts w:ascii="Consolas" w:eastAsia="Consolas" w:hAnsi="Consolas"/>
                <w:sz w:val="14"/>
              </w:rPr>
              <w:br/>
              <w:t>X_clustering_array = preprocessor.fit_transform(X_raw)</w:t>
            </w:r>
            <w:r>
              <w:rPr>
                <w:rFonts w:ascii="Consolas" w:eastAsia="Consolas" w:hAnsi="Consolas"/>
                <w:sz w:val="14"/>
              </w:rPr>
              <w:br/>
              <w:t>nama_fitur_akhir = preprocessor.get_feature_names_out()</w:t>
            </w:r>
            <w:r>
              <w:rPr>
                <w:rFonts w:ascii="Consolas" w:eastAsia="Consolas" w:hAnsi="Consolas"/>
                <w:sz w:val="14"/>
              </w:rPr>
              <w:br/>
              <w:t>X_clustering = pd.DataFrame(X_clustering_array, columns=nama_fitur_akhir)</w:t>
            </w:r>
            <w:r>
              <w:rPr>
                <w:rFonts w:ascii="Consolas" w:eastAsia="Consolas" w:hAnsi="Consolas"/>
                <w:sz w:val="14"/>
              </w:rPr>
              <w:br/>
            </w:r>
            <w:r>
              <w:rPr>
                <w:rFonts w:ascii="Consolas" w:eastAsia="Consolas" w:hAnsi="Consolas"/>
                <w:sz w:val="14"/>
              </w:rPr>
              <w:br/>
              <w:t>joblib.dump(preprocessor, "preprocessor_clustering.pkl")</w:t>
            </w:r>
            <w:r>
              <w:rPr>
                <w:rFonts w:ascii="Consolas" w:eastAsia="Consolas" w:hAnsi="Consolas"/>
                <w:sz w:val="14"/>
              </w:rPr>
              <w:br/>
            </w:r>
            <w:r>
              <w:rPr>
                <w:rFonts w:ascii="Consolas" w:eastAsia="Consolas" w:hAnsi="Consolas"/>
                <w:sz w:val="14"/>
              </w:rPr>
              <w:br/>
              <w:t>print("Ukuran dataset akhir untuk clustering:", X_clustering.shape)</w:t>
            </w:r>
            <w:r>
              <w:rPr>
                <w:rFonts w:ascii="Consolas" w:eastAsia="Consolas" w:hAnsi="Consolas"/>
                <w:sz w:val="14"/>
              </w:rPr>
              <w:br/>
              <w:t>print("Total missing pada dataset akhir:", int(X_clustering.isnull().sum().sum()))</w:t>
            </w:r>
            <w:r>
              <w:rPr>
                <w:rFonts w:ascii="Consolas" w:eastAsia="Consolas" w:hAnsi="Consolas"/>
                <w:sz w:val="14"/>
              </w:rPr>
              <w:br/>
              <w:t>print("Preprocessor disimpan sebagai preprocessor_clustering.pkl")</w:t>
            </w:r>
            <w:r>
              <w:rPr>
                <w:rFonts w:ascii="Consolas" w:eastAsia="Consolas" w:hAnsi="Consolas"/>
                <w:sz w:val="14"/>
              </w:rPr>
              <w:br/>
              <w:t>display(X_clustering.head())</w:t>
            </w:r>
          </w:p>
        </w:tc>
      </w:tr>
    </w:tbl>
    <w:p w14:paraId="1CFE5818" w14:textId="77777777" w:rsidR="002D5DA9" w:rsidRDefault="004B715A">
      <w:pPr>
        <w:jc w:val="center"/>
      </w:pPr>
      <w:r>
        <w:rPr>
          <w:b/>
          <w:i/>
          <w:sz w:val="18"/>
        </w:rPr>
        <w:t>Kode 3.4 Transformasi Tanggal, Encoding, Standardisasi, dan Simpan Preprocessor</w:t>
      </w:r>
    </w:p>
    <w:p w14:paraId="6486477D" w14:textId="77777777" w:rsidR="002D5DA9" w:rsidRDefault="004B715A">
      <w:pPr>
        <w:jc w:val="center"/>
        <w:rPr>
          <w:b/>
          <w:i/>
          <w:sz w:val="18"/>
        </w:rPr>
      </w:pPr>
      <w:r>
        <w:rPr>
          <w:b/>
          <w:i/>
          <w:sz w:val="18"/>
        </w:rPr>
        <w:t xml:space="preserve">Tabel 3.7 Output </w:t>
      </w:r>
      <w:proofErr w:type="spellStart"/>
      <w:r>
        <w:rPr>
          <w:b/>
          <w:i/>
          <w:sz w:val="18"/>
        </w:rPr>
        <w:t>Transformasi</w:t>
      </w:r>
      <w:proofErr w:type="spellEnd"/>
      <w:r>
        <w:rPr>
          <w:b/>
          <w:i/>
          <w:sz w:val="18"/>
        </w:rPr>
        <w:t xml:space="preserve"> dan </w:t>
      </w:r>
      <w:proofErr w:type="spellStart"/>
      <w:r>
        <w:rPr>
          <w:b/>
          <w:i/>
          <w:sz w:val="18"/>
        </w:rPr>
        <w:t>Standardisasi</w:t>
      </w:r>
      <w:proofErr w:type="spellEnd"/>
    </w:p>
    <w:p w14:paraId="663010AB" w14:textId="507B5975" w:rsidR="00FD58CD" w:rsidRPr="00FD58CD" w:rsidRDefault="009E30BF">
      <w:pPr>
        <w:jc w:val="center"/>
        <w:rPr>
          <w:iCs/>
        </w:rPr>
      </w:pPr>
      <w:r w:rsidRPr="009E30BF">
        <w:rPr>
          <w:iCs/>
          <w:noProof/>
        </w:rPr>
        <w:drawing>
          <wp:inline distT="0" distB="0" distL="0" distR="0" wp14:anchorId="2723CA9A" wp14:editId="53A9BF6B">
            <wp:extent cx="4074746" cy="615950"/>
            <wp:effectExtent l="0" t="0" r="2540" b="0"/>
            <wp:docPr id="139707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73755" name=""/>
                    <pic:cNvPicPr/>
                  </pic:nvPicPr>
                  <pic:blipFill>
                    <a:blip r:embed="rId29"/>
                    <a:stretch>
                      <a:fillRect/>
                    </a:stretch>
                  </pic:blipFill>
                  <pic:spPr>
                    <a:xfrm>
                      <a:off x="0" y="0"/>
                      <a:ext cx="4088229" cy="617988"/>
                    </a:xfrm>
                    <a:prstGeom prst="rect">
                      <a:avLst/>
                    </a:prstGeom>
                  </pic:spPr>
                </pic:pic>
              </a:graphicData>
            </a:graphic>
          </wp:inline>
        </w:drawing>
      </w:r>
    </w:p>
    <w:p w14:paraId="67038A8E" w14:textId="77777777" w:rsidR="002D5DA9" w:rsidRDefault="004B715A">
      <w:pPr>
        <w:jc w:val="center"/>
      </w:pPr>
      <w:r>
        <w:rPr>
          <w:b/>
          <w:i/>
          <w:sz w:val="18"/>
        </w:rPr>
        <w:t>Tabel 3.8 Lima Baris Pertama Data Siap Clustering</w:t>
      </w:r>
    </w:p>
    <w:tbl>
      <w:tblPr>
        <w:tblStyle w:val="TableGrid"/>
        <w:tblW w:w="0" w:type="auto"/>
        <w:jc w:val="center"/>
        <w:shd w:val="clear" w:color="auto" w:fill="FFFFFF" w:themeFill="background1"/>
        <w:tblLook w:val="04A0" w:firstRow="1" w:lastRow="0" w:firstColumn="1" w:lastColumn="0" w:noHBand="0" w:noVBand="1"/>
      </w:tblPr>
      <w:tblGrid>
        <w:gridCol w:w="396"/>
        <w:gridCol w:w="470"/>
        <w:gridCol w:w="574"/>
        <w:gridCol w:w="569"/>
        <w:gridCol w:w="533"/>
        <w:gridCol w:w="610"/>
        <w:gridCol w:w="707"/>
        <w:gridCol w:w="668"/>
        <w:gridCol w:w="798"/>
        <w:gridCol w:w="694"/>
        <w:gridCol w:w="873"/>
        <w:gridCol w:w="781"/>
        <w:gridCol w:w="765"/>
        <w:gridCol w:w="701"/>
        <w:gridCol w:w="714"/>
        <w:gridCol w:w="731"/>
      </w:tblGrid>
      <w:tr w:rsidR="002D5DA9" w14:paraId="583AADF6" w14:textId="77777777" w:rsidTr="00291940">
        <w:trPr>
          <w:tblHeader/>
          <w:jc w:val="center"/>
        </w:trPr>
        <w:tc>
          <w:tcPr>
            <w:tcW w:w="648" w:type="dxa"/>
            <w:shd w:val="clear" w:color="auto" w:fill="FFFFFF" w:themeFill="background1"/>
            <w:vAlign w:val="center"/>
          </w:tcPr>
          <w:p w14:paraId="0DE74A66" w14:textId="77777777" w:rsidR="002D5DA9" w:rsidRDefault="004B715A">
            <w:pPr>
              <w:jc w:val="center"/>
            </w:pPr>
            <w:r>
              <w:rPr>
                <w:b/>
                <w:sz w:val="10"/>
              </w:rPr>
              <w:t>num__Age</w:t>
            </w:r>
          </w:p>
        </w:tc>
        <w:tc>
          <w:tcPr>
            <w:tcW w:w="648" w:type="dxa"/>
            <w:shd w:val="clear" w:color="auto" w:fill="FFFFFF" w:themeFill="background1"/>
            <w:vAlign w:val="center"/>
          </w:tcPr>
          <w:p w14:paraId="7D1DD23D" w14:textId="77777777" w:rsidR="002D5DA9" w:rsidRDefault="004B715A">
            <w:pPr>
              <w:jc w:val="center"/>
            </w:pPr>
            <w:r>
              <w:rPr>
                <w:b/>
                <w:sz w:val="10"/>
              </w:rPr>
              <w:t>num__Referral</w:t>
            </w:r>
          </w:p>
        </w:tc>
        <w:tc>
          <w:tcPr>
            <w:tcW w:w="648" w:type="dxa"/>
            <w:shd w:val="clear" w:color="auto" w:fill="FFFFFF" w:themeFill="background1"/>
            <w:vAlign w:val="center"/>
          </w:tcPr>
          <w:p w14:paraId="7C176E49" w14:textId="77777777" w:rsidR="002D5DA9" w:rsidRDefault="004B715A">
            <w:pPr>
              <w:jc w:val="center"/>
            </w:pPr>
            <w:r>
              <w:rPr>
                <w:b/>
                <w:sz w:val="10"/>
              </w:rPr>
              <w:t>num__Amount_spent</w:t>
            </w:r>
          </w:p>
        </w:tc>
        <w:tc>
          <w:tcPr>
            <w:tcW w:w="648" w:type="dxa"/>
            <w:shd w:val="clear" w:color="auto" w:fill="FFFFFF" w:themeFill="background1"/>
            <w:vAlign w:val="center"/>
          </w:tcPr>
          <w:p w14:paraId="29EED7BD" w14:textId="77777777" w:rsidR="002D5DA9" w:rsidRDefault="004B715A">
            <w:pPr>
              <w:jc w:val="center"/>
            </w:pPr>
            <w:r>
              <w:rPr>
                <w:b/>
                <w:sz w:val="10"/>
              </w:rPr>
              <w:t>cat__Gender_Female</w:t>
            </w:r>
          </w:p>
        </w:tc>
        <w:tc>
          <w:tcPr>
            <w:tcW w:w="648" w:type="dxa"/>
            <w:shd w:val="clear" w:color="auto" w:fill="FFFFFF" w:themeFill="background1"/>
            <w:vAlign w:val="center"/>
          </w:tcPr>
          <w:p w14:paraId="4AD732D2" w14:textId="77777777" w:rsidR="002D5DA9" w:rsidRDefault="004B715A">
            <w:pPr>
              <w:jc w:val="center"/>
            </w:pPr>
            <w:r>
              <w:rPr>
                <w:b/>
                <w:sz w:val="10"/>
              </w:rPr>
              <w:t>cat__Gender_Male</w:t>
            </w:r>
          </w:p>
        </w:tc>
        <w:tc>
          <w:tcPr>
            <w:tcW w:w="648" w:type="dxa"/>
            <w:shd w:val="clear" w:color="auto" w:fill="FFFFFF" w:themeFill="background1"/>
            <w:vAlign w:val="center"/>
          </w:tcPr>
          <w:p w14:paraId="3CC56EDE" w14:textId="77777777" w:rsidR="002D5DA9" w:rsidRDefault="004B715A">
            <w:pPr>
              <w:jc w:val="center"/>
            </w:pPr>
            <w:r>
              <w:rPr>
                <w:b/>
                <w:sz w:val="10"/>
              </w:rPr>
              <w:t>cat__Gender_Unknown</w:t>
            </w:r>
          </w:p>
        </w:tc>
        <w:tc>
          <w:tcPr>
            <w:tcW w:w="648" w:type="dxa"/>
            <w:shd w:val="clear" w:color="auto" w:fill="FFFFFF" w:themeFill="background1"/>
            <w:vAlign w:val="center"/>
          </w:tcPr>
          <w:p w14:paraId="7D3B068C" w14:textId="77777777" w:rsidR="002D5DA9" w:rsidRDefault="004B715A">
            <w:pPr>
              <w:jc w:val="center"/>
            </w:pPr>
            <w:r>
              <w:rPr>
                <w:b/>
                <w:sz w:val="10"/>
              </w:rPr>
              <w:t>cat__Marital_status_Married</w:t>
            </w:r>
          </w:p>
        </w:tc>
        <w:tc>
          <w:tcPr>
            <w:tcW w:w="648" w:type="dxa"/>
            <w:shd w:val="clear" w:color="auto" w:fill="FFFFFF" w:themeFill="background1"/>
            <w:vAlign w:val="center"/>
          </w:tcPr>
          <w:p w14:paraId="5C772923" w14:textId="77777777" w:rsidR="002D5DA9" w:rsidRDefault="004B715A">
            <w:pPr>
              <w:jc w:val="center"/>
            </w:pPr>
            <w:r>
              <w:rPr>
                <w:b/>
                <w:sz w:val="10"/>
              </w:rPr>
              <w:t>cat__Marital_status_Single</w:t>
            </w:r>
          </w:p>
        </w:tc>
        <w:tc>
          <w:tcPr>
            <w:tcW w:w="648" w:type="dxa"/>
            <w:shd w:val="clear" w:color="auto" w:fill="FFFFFF" w:themeFill="background1"/>
            <w:vAlign w:val="center"/>
          </w:tcPr>
          <w:p w14:paraId="6271FC5A" w14:textId="77777777" w:rsidR="002D5DA9" w:rsidRDefault="004B715A">
            <w:pPr>
              <w:jc w:val="center"/>
            </w:pPr>
            <w:r>
              <w:rPr>
                <w:b/>
                <w:sz w:val="10"/>
              </w:rPr>
              <w:t>cat__Employees_status_Employees</w:t>
            </w:r>
          </w:p>
        </w:tc>
        <w:tc>
          <w:tcPr>
            <w:tcW w:w="648" w:type="dxa"/>
            <w:shd w:val="clear" w:color="auto" w:fill="FFFFFF" w:themeFill="background1"/>
            <w:vAlign w:val="center"/>
          </w:tcPr>
          <w:p w14:paraId="49EB0454" w14:textId="77777777" w:rsidR="002D5DA9" w:rsidRDefault="004B715A">
            <w:pPr>
              <w:jc w:val="center"/>
            </w:pPr>
            <w:r>
              <w:rPr>
                <w:b/>
                <w:sz w:val="10"/>
              </w:rPr>
              <w:t>cat__Employees_status_Self-Employed</w:t>
            </w:r>
          </w:p>
        </w:tc>
        <w:tc>
          <w:tcPr>
            <w:tcW w:w="648" w:type="dxa"/>
            <w:shd w:val="clear" w:color="auto" w:fill="FFFFFF" w:themeFill="background1"/>
            <w:vAlign w:val="center"/>
          </w:tcPr>
          <w:p w14:paraId="5811D91D" w14:textId="77777777" w:rsidR="002D5DA9" w:rsidRDefault="004B715A">
            <w:pPr>
              <w:jc w:val="center"/>
            </w:pPr>
            <w:r>
              <w:rPr>
                <w:b/>
                <w:sz w:val="10"/>
              </w:rPr>
              <w:t>cat__Employees_status_Unemployment</w:t>
            </w:r>
          </w:p>
        </w:tc>
        <w:tc>
          <w:tcPr>
            <w:tcW w:w="648" w:type="dxa"/>
            <w:shd w:val="clear" w:color="auto" w:fill="FFFFFF" w:themeFill="background1"/>
            <w:vAlign w:val="center"/>
          </w:tcPr>
          <w:p w14:paraId="3FC31C21" w14:textId="77777777" w:rsidR="002D5DA9" w:rsidRDefault="004B715A">
            <w:pPr>
              <w:jc w:val="center"/>
            </w:pPr>
            <w:r>
              <w:rPr>
                <w:b/>
                <w:sz w:val="10"/>
              </w:rPr>
              <w:t>cat__Employees_status_Unknown</w:t>
            </w:r>
          </w:p>
        </w:tc>
        <w:tc>
          <w:tcPr>
            <w:tcW w:w="648" w:type="dxa"/>
            <w:shd w:val="clear" w:color="auto" w:fill="FFFFFF" w:themeFill="background1"/>
            <w:vAlign w:val="center"/>
          </w:tcPr>
          <w:p w14:paraId="3B1AFBB9" w14:textId="77777777" w:rsidR="002D5DA9" w:rsidRDefault="004B715A">
            <w:pPr>
              <w:jc w:val="center"/>
            </w:pPr>
            <w:r>
              <w:rPr>
                <w:b/>
                <w:sz w:val="10"/>
              </w:rPr>
              <w:t>cat__Employees_status_Workers</w:t>
            </w:r>
          </w:p>
        </w:tc>
        <w:tc>
          <w:tcPr>
            <w:tcW w:w="648" w:type="dxa"/>
            <w:shd w:val="clear" w:color="auto" w:fill="FFFFFF" w:themeFill="background1"/>
            <w:vAlign w:val="center"/>
          </w:tcPr>
          <w:p w14:paraId="1537CAF7" w14:textId="77777777" w:rsidR="002D5DA9" w:rsidRDefault="004B715A">
            <w:pPr>
              <w:jc w:val="center"/>
            </w:pPr>
            <w:r>
              <w:rPr>
                <w:b/>
                <w:sz w:val="10"/>
              </w:rPr>
              <w:t>cat__Payment_method_Card</w:t>
            </w:r>
          </w:p>
        </w:tc>
        <w:tc>
          <w:tcPr>
            <w:tcW w:w="648" w:type="dxa"/>
            <w:shd w:val="clear" w:color="auto" w:fill="FFFFFF" w:themeFill="background1"/>
            <w:vAlign w:val="center"/>
          </w:tcPr>
          <w:p w14:paraId="187228A5" w14:textId="77777777" w:rsidR="002D5DA9" w:rsidRDefault="004B715A">
            <w:pPr>
              <w:jc w:val="center"/>
            </w:pPr>
            <w:r>
              <w:rPr>
                <w:b/>
                <w:sz w:val="10"/>
              </w:rPr>
              <w:t>cat__Payment_method_Other</w:t>
            </w:r>
          </w:p>
        </w:tc>
        <w:tc>
          <w:tcPr>
            <w:tcW w:w="648" w:type="dxa"/>
            <w:shd w:val="clear" w:color="auto" w:fill="FFFFFF" w:themeFill="background1"/>
            <w:vAlign w:val="center"/>
          </w:tcPr>
          <w:p w14:paraId="6E8DFD48" w14:textId="77777777" w:rsidR="002D5DA9" w:rsidRDefault="004B715A">
            <w:pPr>
              <w:jc w:val="center"/>
            </w:pPr>
            <w:r>
              <w:rPr>
                <w:b/>
                <w:sz w:val="10"/>
              </w:rPr>
              <w:t>cat__Payment_method_PayPal</w:t>
            </w:r>
          </w:p>
        </w:tc>
      </w:tr>
      <w:tr w:rsidR="002D5DA9" w14:paraId="712E3376" w14:textId="77777777" w:rsidTr="00291940">
        <w:trPr>
          <w:jc w:val="center"/>
        </w:trPr>
        <w:tc>
          <w:tcPr>
            <w:tcW w:w="648" w:type="dxa"/>
            <w:shd w:val="clear" w:color="auto" w:fill="FFFFFF" w:themeFill="background1"/>
            <w:vAlign w:val="center"/>
          </w:tcPr>
          <w:p w14:paraId="5E30AB7B" w14:textId="77777777" w:rsidR="002D5DA9" w:rsidRDefault="004B715A">
            <w:r>
              <w:rPr>
                <w:sz w:val="10"/>
              </w:rPr>
              <w:t>-0.4318</w:t>
            </w:r>
          </w:p>
        </w:tc>
        <w:tc>
          <w:tcPr>
            <w:tcW w:w="648" w:type="dxa"/>
            <w:shd w:val="clear" w:color="auto" w:fill="FFFFFF" w:themeFill="background1"/>
            <w:vAlign w:val="center"/>
          </w:tcPr>
          <w:p w14:paraId="0C2F63DB" w14:textId="77777777" w:rsidR="002D5DA9" w:rsidRDefault="004B715A">
            <w:r>
              <w:rPr>
                <w:sz w:val="10"/>
              </w:rPr>
              <w:t>-1.43</w:t>
            </w:r>
          </w:p>
        </w:tc>
        <w:tc>
          <w:tcPr>
            <w:tcW w:w="648" w:type="dxa"/>
            <w:shd w:val="clear" w:color="auto" w:fill="FFFFFF" w:themeFill="background1"/>
            <w:vAlign w:val="center"/>
          </w:tcPr>
          <w:p w14:paraId="111677B1" w14:textId="77777777" w:rsidR="002D5DA9" w:rsidRDefault="004B715A">
            <w:r>
              <w:rPr>
                <w:sz w:val="10"/>
              </w:rPr>
              <w:t>0.1610</w:t>
            </w:r>
          </w:p>
        </w:tc>
        <w:tc>
          <w:tcPr>
            <w:tcW w:w="648" w:type="dxa"/>
            <w:shd w:val="clear" w:color="auto" w:fill="FFFFFF" w:themeFill="background1"/>
            <w:vAlign w:val="center"/>
          </w:tcPr>
          <w:p w14:paraId="25FA7E72" w14:textId="77777777" w:rsidR="002D5DA9" w:rsidRDefault="004B715A">
            <w:r>
              <w:rPr>
                <w:sz w:val="10"/>
              </w:rPr>
              <w:t>1.00</w:t>
            </w:r>
          </w:p>
        </w:tc>
        <w:tc>
          <w:tcPr>
            <w:tcW w:w="648" w:type="dxa"/>
            <w:shd w:val="clear" w:color="auto" w:fill="FFFFFF" w:themeFill="background1"/>
            <w:vAlign w:val="center"/>
          </w:tcPr>
          <w:p w14:paraId="15D19749" w14:textId="77777777" w:rsidR="002D5DA9" w:rsidRDefault="004B715A">
            <w:r>
              <w:rPr>
                <w:sz w:val="10"/>
              </w:rPr>
              <w:t>0.00</w:t>
            </w:r>
          </w:p>
        </w:tc>
        <w:tc>
          <w:tcPr>
            <w:tcW w:w="648" w:type="dxa"/>
            <w:shd w:val="clear" w:color="auto" w:fill="FFFFFF" w:themeFill="background1"/>
            <w:vAlign w:val="center"/>
          </w:tcPr>
          <w:p w14:paraId="24A58404" w14:textId="77777777" w:rsidR="002D5DA9" w:rsidRDefault="004B715A">
            <w:r>
              <w:rPr>
                <w:sz w:val="10"/>
              </w:rPr>
              <w:t>0.00</w:t>
            </w:r>
          </w:p>
        </w:tc>
        <w:tc>
          <w:tcPr>
            <w:tcW w:w="648" w:type="dxa"/>
            <w:shd w:val="clear" w:color="auto" w:fill="FFFFFF" w:themeFill="background1"/>
            <w:vAlign w:val="center"/>
          </w:tcPr>
          <w:p w14:paraId="7CC665A4" w14:textId="77777777" w:rsidR="002D5DA9" w:rsidRDefault="004B715A">
            <w:r>
              <w:rPr>
                <w:sz w:val="10"/>
              </w:rPr>
              <w:t>0.00</w:t>
            </w:r>
          </w:p>
        </w:tc>
        <w:tc>
          <w:tcPr>
            <w:tcW w:w="648" w:type="dxa"/>
            <w:shd w:val="clear" w:color="auto" w:fill="FFFFFF" w:themeFill="background1"/>
            <w:vAlign w:val="center"/>
          </w:tcPr>
          <w:p w14:paraId="62363CC3" w14:textId="77777777" w:rsidR="002D5DA9" w:rsidRDefault="004B715A">
            <w:r>
              <w:rPr>
                <w:sz w:val="10"/>
              </w:rPr>
              <w:t>1.00</w:t>
            </w:r>
          </w:p>
        </w:tc>
        <w:tc>
          <w:tcPr>
            <w:tcW w:w="648" w:type="dxa"/>
            <w:shd w:val="clear" w:color="auto" w:fill="FFFFFF" w:themeFill="background1"/>
            <w:vAlign w:val="center"/>
          </w:tcPr>
          <w:p w14:paraId="55C5EC2A" w14:textId="77777777" w:rsidR="002D5DA9" w:rsidRDefault="004B715A">
            <w:r>
              <w:rPr>
                <w:sz w:val="10"/>
              </w:rPr>
              <w:t>0.00</w:t>
            </w:r>
          </w:p>
        </w:tc>
        <w:tc>
          <w:tcPr>
            <w:tcW w:w="648" w:type="dxa"/>
            <w:shd w:val="clear" w:color="auto" w:fill="FFFFFF" w:themeFill="background1"/>
            <w:vAlign w:val="center"/>
          </w:tcPr>
          <w:p w14:paraId="2501F39B" w14:textId="77777777" w:rsidR="002D5DA9" w:rsidRDefault="004B715A">
            <w:r>
              <w:rPr>
                <w:sz w:val="10"/>
              </w:rPr>
              <w:t>0.00</w:t>
            </w:r>
          </w:p>
        </w:tc>
        <w:tc>
          <w:tcPr>
            <w:tcW w:w="648" w:type="dxa"/>
            <w:shd w:val="clear" w:color="auto" w:fill="FFFFFF" w:themeFill="background1"/>
            <w:vAlign w:val="center"/>
          </w:tcPr>
          <w:p w14:paraId="56EB4DCF" w14:textId="77777777" w:rsidR="002D5DA9" w:rsidRDefault="004B715A">
            <w:r>
              <w:rPr>
                <w:sz w:val="10"/>
              </w:rPr>
              <w:t>1.00</w:t>
            </w:r>
          </w:p>
        </w:tc>
        <w:tc>
          <w:tcPr>
            <w:tcW w:w="648" w:type="dxa"/>
            <w:shd w:val="clear" w:color="auto" w:fill="FFFFFF" w:themeFill="background1"/>
            <w:vAlign w:val="center"/>
          </w:tcPr>
          <w:p w14:paraId="1C14E980" w14:textId="77777777" w:rsidR="002D5DA9" w:rsidRDefault="004B715A">
            <w:r>
              <w:rPr>
                <w:sz w:val="10"/>
              </w:rPr>
              <w:t>0.00</w:t>
            </w:r>
          </w:p>
        </w:tc>
        <w:tc>
          <w:tcPr>
            <w:tcW w:w="648" w:type="dxa"/>
            <w:shd w:val="clear" w:color="auto" w:fill="FFFFFF" w:themeFill="background1"/>
            <w:vAlign w:val="center"/>
          </w:tcPr>
          <w:p w14:paraId="694E8B2B" w14:textId="77777777" w:rsidR="002D5DA9" w:rsidRDefault="004B715A">
            <w:r>
              <w:rPr>
                <w:sz w:val="10"/>
              </w:rPr>
              <w:t>0.00</w:t>
            </w:r>
          </w:p>
        </w:tc>
        <w:tc>
          <w:tcPr>
            <w:tcW w:w="648" w:type="dxa"/>
            <w:shd w:val="clear" w:color="auto" w:fill="FFFFFF" w:themeFill="background1"/>
            <w:vAlign w:val="center"/>
          </w:tcPr>
          <w:p w14:paraId="053DEF41" w14:textId="77777777" w:rsidR="002D5DA9" w:rsidRDefault="004B715A">
            <w:r>
              <w:rPr>
                <w:sz w:val="10"/>
              </w:rPr>
              <w:t>1.00</w:t>
            </w:r>
          </w:p>
        </w:tc>
        <w:tc>
          <w:tcPr>
            <w:tcW w:w="648" w:type="dxa"/>
            <w:shd w:val="clear" w:color="auto" w:fill="FFFFFF" w:themeFill="background1"/>
            <w:vAlign w:val="center"/>
          </w:tcPr>
          <w:p w14:paraId="3410430B" w14:textId="77777777" w:rsidR="002D5DA9" w:rsidRDefault="004B715A">
            <w:r>
              <w:rPr>
                <w:sz w:val="10"/>
              </w:rPr>
              <w:t>0.00</w:t>
            </w:r>
          </w:p>
        </w:tc>
        <w:tc>
          <w:tcPr>
            <w:tcW w:w="648" w:type="dxa"/>
            <w:shd w:val="clear" w:color="auto" w:fill="FFFFFF" w:themeFill="background1"/>
            <w:vAlign w:val="center"/>
          </w:tcPr>
          <w:p w14:paraId="6EE8B9D6" w14:textId="77777777" w:rsidR="002D5DA9" w:rsidRDefault="004B715A">
            <w:r>
              <w:rPr>
                <w:sz w:val="10"/>
              </w:rPr>
              <w:t>0.00</w:t>
            </w:r>
          </w:p>
        </w:tc>
      </w:tr>
      <w:tr w:rsidR="002D5DA9" w14:paraId="45064FB4" w14:textId="77777777" w:rsidTr="00291940">
        <w:trPr>
          <w:jc w:val="center"/>
        </w:trPr>
        <w:tc>
          <w:tcPr>
            <w:tcW w:w="648" w:type="dxa"/>
            <w:shd w:val="clear" w:color="auto" w:fill="FFFFFF" w:themeFill="background1"/>
            <w:vAlign w:val="center"/>
          </w:tcPr>
          <w:p w14:paraId="1479254A" w14:textId="77777777" w:rsidR="002D5DA9" w:rsidRDefault="004B715A">
            <w:r>
              <w:rPr>
                <w:sz w:val="10"/>
              </w:rPr>
              <w:t>-0.7091</w:t>
            </w:r>
          </w:p>
        </w:tc>
        <w:tc>
          <w:tcPr>
            <w:tcW w:w="648" w:type="dxa"/>
            <w:shd w:val="clear" w:color="auto" w:fill="FFFFFF" w:themeFill="background1"/>
            <w:vAlign w:val="center"/>
          </w:tcPr>
          <w:p w14:paraId="06983F42" w14:textId="77777777" w:rsidR="002D5DA9" w:rsidRDefault="004B715A">
            <w:r>
              <w:rPr>
                <w:sz w:val="10"/>
              </w:rPr>
              <w:t>0.6986</w:t>
            </w:r>
          </w:p>
        </w:tc>
        <w:tc>
          <w:tcPr>
            <w:tcW w:w="648" w:type="dxa"/>
            <w:shd w:val="clear" w:color="auto" w:fill="FFFFFF" w:themeFill="background1"/>
            <w:vAlign w:val="center"/>
          </w:tcPr>
          <w:p w14:paraId="19BF835F" w14:textId="77777777" w:rsidR="002D5DA9" w:rsidRDefault="004B715A">
            <w:r>
              <w:rPr>
                <w:sz w:val="10"/>
              </w:rPr>
              <w:t>-1.44</w:t>
            </w:r>
          </w:p>
        </w:tc>
        <w:tc>
          <w:tcPr>
            <w:tcW w:w="648" w:type="dxa"/>
            <w:shd w:val="clear" w:color="auto" w:fill="FFFFFF" w:themeFill="background1"/>
            <w:vAlign w:val="center"/>
          </w:tcPr>
          <w:p w14:paraId="631F966C" w14:textId="77777777" w:rsidR="002D5DA9" w:rsidRDefault="004B715A">
            <w:r>
              <w:rPr>
                <w:sz w:val="10"/>
              </w:rPr>
              <w:t>0.00</w:t>
            </w:r>
          </w:p>
        </w:tc>
        <w:tc>
          <w:tcPr>
            <w:tcW w:w="648" w:type="dxa"/>
            <w:shd w:val="clear" w:color="auto" w:fill="FFFFFF" w:themeFill="background1"/>
            <w:vAlign w:val="center"/>
          </w:tcPr>
          <w:p w14:paraId="4DDA8EF1" w14:textId="77777777" w:rsidR="002D5DA9" w:rsidRDefault="004B715A">
            <w:r>
              <w:rPr>
                <w:sz w:val="10"/>
              </w:rPr>
              <w:t>1.00</w:t>
            </w:r>
          </w:p>
        </w:tc>
        <w:tc>
          <w:tcPr>
            <w:tcW w:w="648" w:type="dxa"/>
            <w:shd w:val="clear" w:color="auto" w:fill="FFFFFF" w:themeFill="background1"/>
            <w:vAlign w:val="center"/>
          </w:tcPr>
          <w:p w14:paraId="54AA87FE" w14:textId="77777777" w:rsidR="002D5DA9" w:rsidRDefault="004B715A">
            <w:r>
              <w:rPr>
                <w:sz w:val="10"/>
              </w:rPr>
              <w:t>0.00</w:t>
            </w:r>
          </w:p>
        </w:tc>
        <w:tc>
          <w:tcPr>
            <w:tcW w:w="648" w:type="dxa"/>
            <w:shd w:val="clear" w:color="auto" w:fill="FFFFFF" w:themeFill="background1"/>
            <w:vAlign w:val="center"/>
          </w:tcPr>
          <w:p w14:paraId="2D301050" w14:textId="77777777" w:rsidR="002D5DA9" w:rsidRDefault="004B715A">
            <w:r>
              <w:rPr>
                <w:sz w:val="10"/>
              </w:rPr>
              <w:t>1.00</w:t>
            </w:r>
          </w:p>
        </w:tc>
        <w:tc>
          <w:tcPr>
            <w:tcW w:w="648" w:type="dxa"/>
            <w:shd w:val="clear" w:color="auto" w:fill="FFFFFF" w:themeFill="background1"/>
            <w:vAlign w:val="center"/>
          </w:tcPr>
          <w:p w14:paraId="27EE9C43" w14:textId="77777777" w:rsidR="002D5DA9" w:rsidRDefault="004B715A">
            <w:r>
              <w:rPr>
                <w:sz w:val="10"/>
              </w:rPr>
              <w:t>0.00</w:t>
            </w:r>
          </w:p>
        </w:tc>
        <w:tc>
          <w:tcPr>
            <w:tcW w:w="648" w:type="dxa"/>
            <w:shd w:val="clear" w:color="auto" w:fill="FFFFFF" w:themeFill="background1"/>
            <w:vAlign w:val="center"/>
          </w:tcPr>
          <w:p w14:paraId="07ED8FF5" w14:textId="77777777" w:rsidR="002D5DA9" w:rsidRDefault="004B715A">
            <w:r>
              <w:rPr>
                <w:sz w:val="10"/>
              </w:rPr>
              <w:t>0.00</w:t>
            </w:r>
          </w:p>
        </w:tc>
        <w:tc>
          <w:tcPr>
            <w:tcW w:w="648" w:type="dxa"/>
            <w:shd w:val="clear" w:color="auto" w:fill="FFFFFF" w:themeFill="background1"/>
            <w:vAlign w:val="center"/>
          </w:tcPr>
          <w:p w14:paraId="3FB866C5" w14:textId="77777777" w:rsidR="002D5DA9" w:rsidRDefault="004B715A">
            <w:r>
              <w:rPr>
                <w:sz w:val="10"/>
              </w:rPr>
              <w:t>0.00</w:t>
            </w:r>
          </w:p>
        </w:tc>
        <w:tc>
          <w:tcPr>
            <w:tcW w:w="648" w:type="dxa"/>
            <w:shd w:val="clear" w:color="auto" w:fill="FFFFFF" w:themeFill="background1"/>
            <w:vAlign w:val="center"/>
          </w:tcPr>
          <w:p w14:paraId="204B7952" w14:textId="77777777" w:rsidR="002D5DA9" w:rsidRDefault="004B715A">
            <w:r>
              <w:rPr>
                <w:sz w:val="10"/>
              </w:rPr>
              <w:t>0.00</w:t>
            </w:r>
          </w:p>
        </w:tc>
        <w:tc>
          <w:tcPr>
            <w:tcW w:w="648" w:type="dxa"/>
            <w:shd w:val="clear" w:color="auto" w:fill="FFFFFF" w:themeFill="background1"/>
            <w:vAlign w:val="center"/>
          </w:tcPr>
          <w:p w14:paraId="0A7A0BE5" w14:textId="77777777" w:rsidR="002D5DA9" w:rsidRDefault="004B715A">
            <w:r>
              <w:rPr>
                <w:sz w:val="10"/>
              </w:rPr>
              <w:t>0.00</w:t>
            </w:r>
          </w:p>
        </w:tc>
        <w:tc>
          <w:tcPr>
            <w:tcW w:w="648" w:type="dxa"/>
            <w:shd w:val="clear" w:color="auto" w:fill="FFFFFF" w:themeFill="background1"/>
            <w:vAlign w:val="center"/>
          </w:tcPr>
          <w:p w14:paraId="07270026" w14:textId="77777777" w:rsidR="002D5DA9" w:rsidRDefault="004B715A">
            <w:r>
              <w:rPr>
                <w:sz w:val="10"/>
              </w:rPr>
              <w:t>1.00</w:t>
            </w:r>
          </w:p>
        </w:tc>
        <w:tc>
          <w:tcPr>
            <w:tcW w:w="648" w:type="dxa"/>
            <w:shd w:val="clear" w:color="auto" w:fill="FFFFFF" w:themeFill="background1"/>
            <w:vAlign w:val="center"/>
          </w:tcPr>
          <w:p w14:paraId="7E3D6EDE" w14:textId="77777777" w:rsidR="002D5DA9" w:rsidRDefault="004B715A">
            <w:r>
              <w:rPr>
                <w:sz w:val="10"/>
              </w:rPr>
              <w:t>0.00</w:t>
            </w:r>
          </w:p>
        </w:tc>
        <w:tc>
          <w:tcPr>
            <w:tcW w:w="648" w:type="dxa"/>
            <w:shd w:val="clear" w:color="auto" w:fill="FFFFFF" w:themeFill="background1"/>
            <w:vAlign w:val="center"/>
          </w:tcPr>
          <w:p w14:paraId="15D33C47" w14:textId="77777777" w:rsidR="002D5DA9" w:rsidRDefault="004B715A">
            <w:r>
              <w:rPr>
                <w:sz w:val="10"/>
              </w:rPr>
              <w:t>0.00</w:t>
            </w:r>
          </w:p>
        </w:tc>
        <w:tc>
          <w:tcPr>
            <w:tcW w:w="648" w:type="dxa"/>
            <w:shd w:val="clear" w:color="auto" w:fill="FFFFFF" w:themeFill="background1"/>
            <w:vAlign w:val="center"/>
          </w:tcPr>
          <w:p w14:paraId="63BC2C8F" w14:textId="77777777" w:rsidR="002D5DA9" w:rsidRDefault="004B715A">
            <w:r>
              <w:rPr>
                <w:sz w:val="10"/>
              </w:rPr>
              <w:t>1.00</w:t>
            </w:r>
          </w:p>
        </w:tc>
      </w:tr>
      <w:tr w:rsidR="002D5DA9" w14:paraId="3C1C4669" w14:textId="77777777" w:rsidTr="00291940">
        <w:trPr>
          <w:jc w:val="center"/>
        </w:trPr>
        <w:tc>
          <w:tcPr>
            <w:tcW w:w="648" w:type="dxa"/>
            <w:shd w:val="clear" w:color="auto" w:fill="FFFFFF" w:themeFill="background1"/>
            <w:vAlign w:val="center"/>
          </w:tcPr>
          <w:p w14:paraId="1E2C797F" w14:textId="77777777" w:rsidR="002D5DA9" w:rsidRDefault="004B715A">
            <w:r>
              <w:rPr>
                <w:sz w:val="10"/>
              </w:rPr>
              <w:t>0.3446</w:t>
            </w:r>
          </w:p>
        </w:tc>
        <w:tc>
          <w:tcPr>
            <w:tcW w:w="648" w:type="dxa"/>
            <w:shd w:val="clear" w:color="auto" w:fill="FFFFFF" w:themeFill="background1"/>
            <w:vAlign w:val="center"/>
          </w:tcPr>
          <w:p w14:paraId="2B3DAD18" w14:textId="77777777" w:rsidR="002D5DA9" w:rsidRDefault="004B715A">
            <w:r>
              <w:rPr>
                <w:sz w:val="10"/>
              </w:rPr>
              <w:t>0.6986</w:t>
            </w:r>
          </w:p>
        </w:tc>
        <w:tc>
          <w:tcPr>
            <w:tcW w:w="648" w:type="dxa"/>
            <w:shd w:val="clear" w:color="auto" w:fill="FFFFFF" w:themeFill="background1"/>
            <w:vAlign w:val="center"/>
          </w:tcPr>
          <w:p w14:paraId="78262EC8" w14:textId="77777777" w:rsidR="002D5DA9" w:rsidRDefault="004B715A">
            <w:r>
              <w:rPr>
                <w:sz w:val="10"/>
              </w:rPr>
              <w:t>1.39</w:t>
            </w:r>
          </w:p>
        </w:tc>
        <w:tc>
          <w:tcPr>
            <w:tcW w:w="648" w:type="dxa"/>
            <w:shd w:val="clear" w:color="auto" w:fill="FFFFFF" w:themeFill="background1"/>
            <w:vAlign w:val="center"/>
          </w:tcPr>
          <w:p w14:paraId="6BDDB048" w14:textId="77777777" w:rsidR="002D5DA9" w:rsidRDefault="004B715A">
            <w:r>
              <w:rPr>
                <w:sz w:val="10"/>
              </w:rPr>
              <w:t>1.00</w:t>
            </w:r>
          </w:p>
        </w:tc>
        <w:tc>
          <w:tcPr>
            <w:tcW w:w="648" w:type="dxa"/>
            <w:shd w:val="clear" w:color="auto" w:fill="FFFFFF" w:themeFill="background1"/>
            <w:vAlign w:val="center"/>
          </w:tcPr>
          <w:p w14:paraId="32C09D4A" w14:textId="77777777" w:rsidR="002D5DA9" w:rsidRDefault="004B715A">
            <w:r>
              <w:rPr>
                <w:sz w:val="10"/>
              </w:rPr>
              <w:t>0.00</w:t>
            </w:r>
          </w:p>
        </w:tc>
        <w:tc>
          <w:tcPr>
            <w:tcW w:w="648" w:type="dxa"/>
            <w:shd w:val="clear" w:color="auto" w:fill="FFFFFF" w:themeFill="background1"/>
            <w:vAlign w:val="center"/>
          </w:tcPr>
          <w:p w14:paraId="225EDF59" w14:textId="77777777" w:rsidR="002D5DA9" w:rsidRDefault="004B715A">
            <w:r>
              <w:rPr>
                <w:sz w:val="10"/>
              </w:rPr>
              <w:t>0.00</w:t>
            </w:r>
          </w:p>
        </w:tc>
        <w:tc>
          <w:tcPr>
            <w:tcW w:w="648" w:type="dxa"/>
            <w:shd w:val="clear" w:color="auto" w:fill="FFFFFF" w:themeFill="background1"/>
            <w:vAlign w:val="center"/>
          </w:tcPr>
          <w:p w14:paraId="2CAB2D67" w14:textId="77777777" w:rsidR="002D5DA9" w:rsidRDefault="004B715A">
            <w:r>
              <w:rPr>
                <w:sz w:val="10"/>
              </w:rPr>
              <w:t>1.00</w:t>
            </w:r>
          </w:p>
        </w:tc>
        <w:tc>
          <w:tcPr>
            <w:tcW w:w="648" w:type="dxa"/>
            <w:shd w:val="clear" w:color="auto" w:fill="FFFFFF" w:themeFill="background1"/>
            <w:vAlign w:val="center"/>
          </w:tcPr>
          <w:p w14:paraId="3DF99A9D" w14:textId="77777777" w:rsidR="002D5DA9" w:rsidRDefault="004B715A">
            <w:r>
              <w:rPr>
                <w:sz w:val="10"/>
              </w:rPr>
              <w:t>0.00</w:t>
            </w:r>
          </w:p>
        </w:tc>
        <w:tc>
          <w:tcPr>
            <w:tcW w:w="648" w:type="dxa"/>
            <w:shd w:val="clear" w:color="auto" w:fill="FFFFFF" w:themeFill="background1"/>
            <w:vAlign w:val="center"/>
          </w:tcPr>
          <w:p w14:paraId="2BAD5CD7" w14:textId="77777777" w:rsidR="002D5DA9" w:rsidRDefault="004B715A">
            <w:r>
              <w:rPr>
                <w:sz w:val="10"/>
              </w:rPr>
              <w:t>0.00</w:t>
            </w:r>
          </w:p>
        </w:tc>
        <w:tc>
          <w:tcPr>
            <w:tcW w:w="648" w:type="dxa"/>
            <w:shd w:val="clear" w:color="auto" w:fill="FFFFFF" w:themeFill="background1"/>
            <w:vAlign w:val="center"/>
          </w:tcPr>
          <w:p w14:paraId="34CF7BD9" w14:textId="77777777" w:rsidR="002D5DA9" w:rsidRDefault="004B715A">
            <w:r>
              <w:rPr>
                <w:sz w:val="10"/>
              </w:rPr>
              <w:t>1.00</w:t>
            </w:r>
          </w:p>
        </w:tc>
        <w:tc>
          <w:tcPr>
            <w:tcW w:w="648" w:type="dxa"/>
            <w:shd w:val="clear" w:color="auto" w:fill="FFFFFF" w:themeFill="background1"/>
            <w:vAlign w:val="center"/>
          </w:tcPr>
          <w:p w14:paraId="16CF0236" w14:textId="77777777" w:rsidR="002D5DA9" w:rsidRDefault="004B715A">
            <w:r>
              <w:rPr>
                <w:sz w:val="10"/>
              </w:rPr>
              <w:t>0.00</w:t>
            </w:r>
          </w:p>
        </w:tc>
        <w:tc>
          <w:tcPr>
            <w:tcW w:w="648" w:type="dxa"/>
            <w:shd w:val="clear" w:color="auto" w:fill="FFFFFF" w:themeFill="background1"/>
            <w:vAlign w:val="center"/>
          </w:tcPr>
          <w:p w14:paraId="1E9484F2" w14:textId="77777777" w:rsidR="002D5DA9" w:rsidRDefault="004B715A">
            <w:r>
              <w:rPr>
                <w:sz w:val="10"/>
              </w:rPr>
              <w:t>0.00</w:t>
            </w:r>
          </w:p>
        </w:tc>
        <w:tc>
          <w:tcPr>
            <w:tcW w:w="648" w:type="dxa"/>
            <w:shd w:val="clear" w:color="auto" w:fill="FFFFFF" w:themeFill="background1"/>
            <w:vAlign w:val="center"/>
          </w:tcPr>
          <w:p w14:paraId="42BCFBA6" w14:textId="77777777" w:rsidR="002D5DA9" w:rsidRDefault="004B715A">
            <w:r>
              <w:rPr>
                <w:sz w:val="10"/>
              </w:rPr>
              <w:t>0.00</w:t>
            </w:r>
          </w:p>
        </w:tc>
        <w:tc>
          <w:tcPr>
            <w:tcW w:w="648" w:type="dxa"/>
            <w:shd w:val="clear" w:color="auto" w:fill="FFFFFF" w:themeFill="background1"/>
            <w:vAlign w:val="center"/>
          </w:tcPr>
          <w:p w14:paraId="670EF0EF" w14:textId="77777777" w:rsidR="002D5DA9" w:rsidRDefault="004B715A">
            <w:r>
              <w:rPr>
                <w:sz w:val="10"/>
              </w:rPr>
              <w:t>0.00</w:t>
            </w:r>
          </w:p>
        </w:tc>
        <w:tc>
          <w:tcPr>
            <w:tcW w:w="648" w:type="dxa"/>
            <w:shd w:val="clear" w:color="auto" w:fill="FFFFFF" w:themeFill="background1"/>
            <w:vAlign w:val="center"/>
          </w:tcPr>
          <w:p w14:paraId="433DF4AA" w14:textId="77777777" w:rsidR="002D5DA9" w:rsidRDefault="004B715A">
            <w:r>
              <w:rPr>
                <w:sz w:val="10"/>
              </w:rPr>
              <w:t>0.00</w:t>
            </w:r>
          </w:p>
        </w:tc>
        <w:tc>
          <w:tcPr>
            <w:tcW w:w="648" w:type="dxa"/>
            <w:shd w:val="clear" w:color="auto" w:fill="FFFFFF" w:themeFill="background1"/>
            <w:vAlign w:val="center"/>
          </w:tcPr>
          <w:p w14:paraId="3ADFF08E" w14:textId="77777777" w:rsidR="002D5DA9" w:rsidRDefault="004B715A">
            <w:r>
              <w:rPr>
                <w:sz w:val="10"/>
              </w:rPr>
              <w:t>1.00</w:t>
            </w:r>
          </w:p>
        </w:tc>
      </w:tr>
      <w:tr w:rsidR="002D5DA9" w14:paraId="71B36D48" w14:textId="77777777" w:rsidTr="00291940">
        <w:trPr>
          <w:jc w:val="center"/>
        </w:trPr>
        <w:tc>
          <w:tcPr>
            <w:tcW w:w="648" w:type="dxa"/>
            <w:shd w:val="clear" w:color="auto" w:fill="FFFFFF" w:themeFill="background1"/>
            <w:vAlign w:val="center"/>
          </w:tcPr>
          <w:p w14:paraId="23C60748" w14:textId="77777777" w:rsidR="002D5DA9" w:rsidRDefault="004B715A">
            <w:r>
              <w:rPr>
                <w:sz w:val="10"/>
              </w:rPr>
              <w:t>-0.7645</w:t>
            </w:r>
          </w:p>
        </w:tc>
        <w:tc>
          <w:tcPr>
            <w:tcW w:w="648" w:type="dxa"/>
            <w:shd w:val="clear" w:color="auto" w:fill="FFFFFF" w:themeFill="background1"/>
            <w:vAlign w:val="center"/>
          </w:tcPr>
          <w:p w14:paraId="7F122686" w14:textId="77777777" w:rsidR="002D5DA9" w:rsidRDefault="004B715A">
            <w:r>
              <w:rPr>
                <w:sz w:val="10"/>
              </w:rPr>
              <w:t>0.6986</w:t>
            </w:r>
          </w:p>
        </w:tc>
        <w:tc>
          <w:tcPr>
            <w:tcW w:w="648" w:type="dxa"/>
            <w:shd w:val="clear" w:color="auto" w:fill="FFFFFF" w:themeFill="background1"/>
            <w:vAlign w:val="center"/>
          </w:tcPr>
          <w:p w14:paraId="765CECEB" w14:textId="77777777" w:rsidR="002D5DA9" w:rsidRDefault="004B715A">
            <w:r>
              <w:rPr>
                <w:sz w:val="10"/>
              </w:rPr>
              <w:t>-1.28</w:t>
            </w:r>
          </w:p>
        </w:tc>
        <w:tc>
          <w:tcPr>
            <w:tcW w:w="648" w:type="dxa"/>
            <w:shd w:val="clear" w:color="auto" w:fill="FFFFFF" w:themeFill="background1"/>
            <w:vAlign w:val="center"/>
          </w:tcPr>
          <w:p w14:paraId="65F9F884" w14:textId="77777777" w:rsidR="002D5DA9" w:rsidRDefault="004B715A">
            <w:r>
              <w:rPr>
                <w:sz w:val="10"/>
              </w:rPr>
              <w:t>0.00</w:t>
            </w:r>
          </w:p>
        </w:tc>
        <w:tc>
          <w:tcPr>
            <w:tcW w:w="648" w:type="dxa"/>
            <w:shd w:val="clear" w:color="auto" w:fill="FFFFFF" w:themeFill="background1"/>
            <w:vAlign w:val="center"/>
          </w:tcPr>
          <w:p w14:paraId="41BFD79D" w14:textId="77777777" w:rsidR="002D5DA9" w:rsidRDefault="004B715A">
            <w:r>
              <w:rPr>
                <w:sz w:val="10"/>
              </w:rPr>
              <w:t>1.00</w:t>
            </w:r>
          </w:p>
        </w:tc>
        <w:tc>
          <w:tcPr>
            <w:tcW w:w="648" w:type="dxa"/>
            <w:shd w:val="clear" w:color="auto" w:fill="FFFFFF" w:themeFill="background1"/>
            <w:vAlign w:val="center"/>
          </w:tcPr>
          <w:p w14:paraId="77BF7EF1" w14:textId="77777777" w:rsidR="002D5DA9" w:rsidRDefault="004B715A">
            <w:r>
              <w:rPr>
                <w:sz w:val="10"/>
              </w:rPr>
              <w:t>0.00</w:t>
            </w:r>
          </w:p>
        </w:tc>
        <w:tc>
          <w:tcPr>
            <w:tcW w:w="648" w:type="dxa"/>
            <w:shd w:val="clear" w:color="auto" w:fill="FFFFFF" w:themeFill="background1"/>
            <w:vAlign w:val="center"/>
          </w:tcPr>
          <w:p w14:paraId="0875ECC0" w14:textId="77777777" w:rsidR="002D5DA9" w:rsidRDefault="004B715A">
            <w:r>
              <w:rPr>
                <w:sz w:val="10"/>
              </w:rPr>
              <w:t>1.00</w:t>
            </w:r>
          </w:p>
        </w:tc>
        <w:tc>
          <w:tcPr>
            <w:tcW w:w="648" w:type="dxa"/>
            <w:shd w:val="clear" w:color="auto" w:fill="FFFFFF" w:themeFill="background1"/>
            <w:vAlign w:val="center"/>
          </w:tcPr>
          <w:p w14:paraId="2F082558" w14:textId="77777777" w:rsidR="002D5DA9" w:rsidRDefault="004B715A">
            <w:r>
              <w:rPr>
                <w:sz w:val="10"/>
              </w:rPr>
              <w:t>0.00</w:t>
            </w:r>
          </w:p>
        </w:tc>
        <w:tc>
          <w:tcPr>
            <w:tcW w:w="648" w:type="dxa"/>
            <w:shd w:val="clear" w:color="auto" w:fill="FFFFFF" w:themeFill="background1"/>
            <w:vAlign w:val="center"/>
          </w:tcPr>
          <w:p w14:paraId="668D5F28" w14:textId="77777777" w:rsidR="002D5DA9" w:rsidRDefault="004B715A">
            <w:r>
              <w:rPr>
                <w:sz w:val="10"/>
              </w:rPr>
              <w:t>0.00</w:t>
            </w:r>
          </w:p>
        </w:tc>
        <w:tc>
          <w:tcPr>
            <w:tcW w:w="648" w:type="dxa"/>
            <w:shd w:val="clear" w:color="auto" w:fill="FFFFFF" w:themeFill="background1"/>
            <w:vAlign w:val="center"/>
          </w:tcPr>
          <w:p w14:paraId="58887897" w14:textId="77777777" w:rsidR="002D5DA9" w:rsidRDefault="004B715A">
            <w:r>
              <w:rPr>
                <w:sz w:val="10"/>
              </w:rPr>
              <w:t>1.00</w:t>
            </w:r>
          </w:p>
        </w:tc>
        <w:tc>
          <w:tcPr>
            <w:tcW w:w="648" w:type="dxa"/>
            <w:shd w:val="clear" w:color="auto" w:fill="FFFFFF" w:themeFill="background1"/>
            <w:vAlign w:val="center"/>
          </w:tcPr>
          <w:p w14:paraId="06872AC0" w14:textId="77777777" w:rsidR="002D5DA9" w:rsidRDefault="004B715A">
            <w:r>
              <w:rPr>
                <w:sz w:val="10"/>
              </w:rPr>
              <w:t>0.00</w:t>
            </w:r>
          </w:p>
        </w:tc>
        <w:tc>
          <w:tcPr>
            <w:tcW w:w="648" w:type="dxa"/>
            <w:shd w:val="clear" w:color="auto" w:fill="FFFFFF" w:themeFill="background1"/>
            <w:vAlign w:val="center"/>
          </w:tcPr>
          <w:p w14:paraId="0A7FBED3" w14:textId="77777777" w:rsidR="002D5DA9" w:rsidRDefault="004B715A">
            <w:r>
              <w:rPr>
                <w:sz w:val="10"/>
              </w:rPr>
              <w:t>0.00</w:t>
            </w:r>
          </w:p>
        </w:tc>
        <w:tc>
          <w:tcPr>
            <w:tcW w:w="648" w:type="dxa"/>
            <w:shd w:val="clear" w:color="auto" w:fill="FFFFFF" w:themeFill="background1"/>
            <w:vAlign w:val="center"/>
          </w:tcPr>
          <w:p w14:paraId="61C86B88" w14:textId="77777777" w:rsidR="002D5DA9" w:rsidRDefault="004B715A">
            <w:r>
              <w:rPr>
                <w:sz w:val="10"/>
              </w:rPr>
              <w:t>0.00</w:t>
            </w:r>
          </w:p>
        </w:tc>
        <w:tc>
          <w:tcPr>
            <w:tcW w:w="648" w:type="dxa"/>
            <w:shd w:val="clear" w:color="auto" w:fill="FFFFFF" w:themeFill="background1"/>
            <w:vAlign w:val="center"/>
          </w:tcPr>
          <w:p w14:paraId="60D23A2A" w14:textId="77777777" w:rsidR="002D5DA9" w:rsidRDefault="004B715A">
            <w:r>
              <w:rPr>
                <w:sz w:val="10"/>
              </w:rPr>
              <w:t>1.00</w:t>
            </w:r>
          </w:p>
        </w:tc>
        <w:tc>
          <w:tcPr>
            <w:tcW w:w="648" w:type="dxa"/>
            <w:shd w:val="clear" w:color="auto" w:fill="FFFFFF" w:themeFill="background1"/>
            <w:vAlign w:val="center"/>
          </w:tcPr>
          <w:p w14:paraId="7C0E3D76" w14:textId="77777777" w:rsidR="002D5DA9" w:rsidRDefault="004B715A">
            <w:r>
              <w:rPr>
                <w:sz w:val="10"/>
              </w:rPr>
              <w:t>0.00</w:t>
            </w:r>
          </w:p>
        </w:tc>
        <w:tc>
          <w:tcPr>
            <w:tcW w:w="648" w:type="dxa"/>
            <w:shd w:val="clear" w:color="auto" w:fill="FFFFFF" w:themeFill="background1"/>
            <w:vAlign w:val="center"/>
          </w:tcPr>
          <w:p w14:paraId="4958E0C3" w14:textId="77777777" w:rsidR="002D5DA9" w:rsidRDefault="004B715A">
            <w:r>
              <w:rPr>
                <w:sz w:val="10"/>
              </w:rPr>
              <w:t>0.00</w:t>
            </w:r>
          </w:p>
        </w:tc>
      </w:tr>
      <w:tr w:rsidR="002D5DA9" w14:paraId="0A0854E2" w14:textId="77777777" w:rsidTr="00291940">
        <w:trPr>
          <w:jc w:val="center"/>
        </w:trPr>
        <w:tc>
          <w:tcPr>
            <w:tcW w:w="648" w:type="dxa"/>
            <w:shd w:val="clear" w:color="auto" w:fill="FFFFFF" w:themeFill="background1"/>
            <w:vAlign w:val="center"/>
          </w:tcPr>
          <w:p w14:paraId="0B745833" w14:textId="77777777" w:rsidR="002D5DA9" w:rsidRDefault="004B715A">
            <w:r>
              <w:rPr>
                <w:sz w:val="10"/>
              </w:rPr>
              <w:t>-0.5981</w:t>
            </w:r>
          </w:p>
        </w:tc>
        <w:tc>
          <w:tcPr>
            <w:tcW w:w="648" w:type="dxa"/>
            <w:shd w:val="clear" w:color="auto" w:fill="FFFFFF" w:themeFill="background1"/>
            <w:vAlign w:val="center"/>
          </w:tcPr>
          <w:p w14:paraId="09684584" w14:textId="77777777" w:rsidR="002D5DA9" w:rsidRDefault="004B715A">
            <w:r>
              <w:rPr>
                <w:sz w:val="10"/>
              </w:rPr>
              <w:t>-1.43</w:t>
            </w:r>
          </w:p>
        </w:tc>
        <w:tc>
          <w:tcPr>
            <w:tcW w:w="648" w:type="dxa"/>
            <w:shd w:val="clear" w:color="auto" w:fill="FFFFFF" w:themeFill="background1"/>
            <w:vAlign w:val="center"/>
          </w:tcPr>
          <w:p w14:paraId="003F9A25" w14:textId="77777777" w:rsidR="002D5DA9" w:rsidRDefault="004B715A">
            <w:r>
              <w:rPr>
                <w:sz w:val="10"/>
              </w:rPr>
              <w:t>0.2185</w:t>
            </w:r>
          </w:p>
        </w:tc>
        <w:tc>
          <w:tcPr>
            <w:tcW w:w="648" w:type="dxa"/>
            <w:shd w:val="clear" w:color="auto" w:fill="FFFFFF" w:themeFill="background1"/>
            <w:vAlign w:val="center"/>
          </w:tcPr>
          <w:p w14:paraId="230931F8" w14:textId="77777777" w:rsidR="002D5DA9" w:rsidRDefault="004B715A">
            <w:r>
              <w:rPr>
                <w:sz w:val="10"/>
              </w:rPr>
              <w:t>1.00</w:t>
            </w:r>
          </w:p>
        </w:tc>
        <w:tc>
          <w:tcPr>
            <w:tcW w:w="648" w:type="dxa"/>
            <w:shd w:val="clear" w:color="auto" w:fill="FFFFFF" w:themeFill="background1"/>
            <w:vAlign w:val="center"/>
          </w:tcPr>
          <w:p w14:paraId="32CEB73C" w14:textId="77777777" w:rsidR="002D5DA9" w:rsidRDefault="004B715A">
            <w:r>
              <w:rPr>
                <w:sz w:val="10"/>
              </w:rPr>
              <w:t>0.00</w:t>
            </w:r>
          </w:p>
        </w:tc>
        <w:tc>
          <w:tcPr>
            <w:tcW w:w="648" w:type="dxa"/>
            <w:shd w:val="clear" w:color="auto" w:fill="FFFFFF" w:themeFill="background1"/>
            <w:vAlign w:val="center"/>
          </w:tcPr>
          <w:p w14:paraId="3F584D3E" w14:textId="77777777" w:rsidR="002D5DA9" w:rsidRDefault="004B715A">
            <w:r>
              <w:rPr>
                <w:sz w:val="10"/>
              </w:rPr>
              <w:t>0.00</w:t>
            </w:r>
          </w:p>
        </w:tc>
        <w:tc>
          <w:tcPr>
            <w:tcW w:w="648" w:type="dxa"/>
            <w:shd w:val="clear" w:color="auto" w:fill="FFFFFF" w:themeFill="background1"/>
            <w:vAlign w:val="center"/>
          </w:tcPr>
          <w:p w14:paraId="39981233" w14:textId="77777777" w:rsidR="002D5DA9" w:rsidRDefault="004B715A">
            <w:r>
              <w:rPr>
                <w:sz w:val="10"/>
              </w:rPr>
              <w:t>1.00</w:t>
            </w:r>
          </w:p>
        </w:tc>
        <w:tc>
          <w:tcPr>
            <w:tcW w:w="648" w:type="dxa"/>
            <w:shd w:val="clear" w:color="auto" w:fill="FFFFFF" w:themeFill="background1"/>
            <w:vAlign w:val="center"/>
          </w:tcPr>
          <w:p w14:paraId="19FEFDBB" w14:textId="77777777" w:rsidR="002D5DA9" w:rsidRDefault="004B715A">
            <w:r>
              <w:rPr>
                <w:sz w:val="10"/>
              </w:rPr>
              <w:t>0.00</w:t>
            </w:r>
          </w:p>
        </w:tc>
        <w:tc>
          <w:tcPr>
            <w:tcW w:w="648" w:type="dxa"/>
            <w:shd w:val="clear" w:color="auto" w:fill="FFFFFF" w:themeFill="background1"/>
            <w:vAlign w:val="center"/>
          </w:tcPr>
          <w:p w14:paraId="6658A22F" w14:textId="77777777" w:rsidR="002D5DA9" w:rsidRDefault="004B715A">
            <w:r>
              <w:rPr>
                <w:sz w:val="10"/>
              </w:rPr>
              <w:t>1.00</w:t>
            </w:r>
          </w:p>
        </w:tc>
        <w:tc>
          <w:tcPr>
            <w:tcW w:w="648" w:type="dxa"/>
            <w:shd w:val="clear" w:color="auto" w:fill="FFFFFF" w:themeFill="background1"/>
            <w:vAlign w:val="center"/>
          </w:tcPr>
          <w:p w14:paraId="7152C834" w14:textId="77777777" w:rsidR="002D5DA9" w:rsidRDefault="004B715A">
            <w:r>
              <w:rPr>
                <w:sz w:val="10"/>
              </w:rPr>
              <w:t>0.00</w:t>
            </w:r>
          </w:p>
        </w:tc>
        <w:tc>
          <w:tcPr>
            <w:tcW w:w="648" w:type="dxa"/>
            <w:shd w:val="clear" w:color="auto" w:fill="FFFFFF" w:themeFill="background1"/>
            <w:vAlign w:val="center"/>
          </w:tcPr>
          <w:p w14:paraId="0FD758A6" w14:textId="77777777" w:rsidR="002D5DA9" w:rsidRDefault="004B715A">
            <w:r>
              <w:rPr>
                <w:sz w:val="10"/>
              </w:rPr>
              <w:t>0.00</w:t>
            </w:r>
          </w:p>
        </w:tc>
        <w:tc>
          <w:tcPr>
            <w:tcW w:w="648" w:type="dxa"/>
            <w:shd w:val="clear" w:color="auto" w:fill="FFFFFF" w:themeFill="background1"/>
            <w:vAlign w:val="center"/>
          </w:tcPr>
          <w:p w14:paraId="53707F31" w14:textId="77777777" w:rsidR="002D5DA9" w:rsidRDefault="004B715A">
            <w:r>
              <w:rPr>
                <w:sz w:val="10"/>
              </w:rPr>
              <w:t>0.00</w:t>
            </w:r>
          </w:p>
        </w:tc>
        <w:tc>
          <w:tcPr>
            <w:tcW w:w="648" w:type="dxa"/>
            <w:shd w:val="clear" w:color="auto" w:fill="FFFFFF" w:themeFill="background1"/>
            <w:vAlign w:val="center"/>
          </w:tcPr>
          <w:p w14:paraId="1DCC5F0F" w14:textId="77777777" w:rsidR="002D5DA9" w:rsidRDefault="004B715A">
            <w:r>
              <w:rPr>
                <w:sz w:val="10"/>
              </w:rPr>
              <w:t>0.00</w:t>
            </w:r>
          </w:p>
        </w:tc>
        <w:tc>
          <w:tcPr>
            <w:tcW w:w="648" w:type="dxa"/>
            <w:shd w:val="clear" w:color="auto" w:fill="FFFFFF" w:themeFill="background1"/>
            <w:vAlign w:val="center"/>
          </w:tcPr>
          <w:p w14:paraId="44677746" w14:textId="77777777" w:rsidR="002D5DA9" w:rsidRDefault="004B715A">
            <w:r>
              <w:rPr>
                <w:sz w:val="10"/>
              </w:rPr>
              <w:t>1.00</w:t>
            </w:r>
          </w:p>
        </w:tc>
        <w:tc>
          <w:tcPr>
            <w:tcW w:w="648" w:type="dxa"/>
            <w:shd w:val="clear" w:color="auto" w:fill="FFFFFF" w:themeFill="background1"/>
            <w:vAlign w:val="center"/>
          </w:tcPr>
          <w:p w14:paraId="50579471" w14:textId="77777777" w:rsidR="002D5DA9" w:rsidRDefault="004B715A">
            <w:r>
              <w:rPr>
                <w:sz w:val="10"/>
              </w:rPr>
              <w:t>0.00</w:t>
            </w:r>
          </w:p>
        </w:tc>
        <w:tc>
          <w:tcPr>
            <w:tcW w:w="648" w:type="dxa"/>
            <w:shd w:val="clear" w:color="auto" w:fill="FFFFFF" w:themeFill="background1"/>
            <w:vAlign w:val="center"/>
          </w:tcPr>
          <w:p w14:paraId="4AE68EFD" w14:textId="77777777" w:rsidR="002D5DA9" w:rsidRDefault="004B715A">
            <w:r>
              <w:rPr>
                <w:sz w:val="10"/>
              </w:rPr>
              <w:t>0.00</w:t>
            </w:r>
          </w:p>
        </w:tc>
      </w:tr>
    </w:tbl>
    <w:p w14:paraId="7CAD14D3" w14:textId="084EA65D" w:rsidR="002D5DA9" w:rsidRDefault="004B715A">
      <w:r>
        <w:t xml:space="preserve">Kode 3.4 menghasilkan 16 fitur numerik yang </w:t>
      </w:r>
      <w:proofErr w:type="spellStart"/>
      <w:r>
        <w:t>terdiri</w:t>
      </w:r>
      <w:proofErr w:type="spellEnd"/>
      <w:r>
        <w:t xml:space="preserve"> </w:t>
      </w:r>
      <w:proofErr w:type="spellStart"/>
      <w:r>
        <w:t>dari</w:t>
      </w:r>
      <w:proofErr w:type="spellEnd"/>
      <w:r>
        <w:t xml:space="preserve"> </w:t>
      </w:r>
      <w:proofErr w:type="spellStart"/>
      <w:r>
        <w:t>tiga</w:t>
      </w:r>
      <w:proofErr w:type="spellEnd"/>
      <w:r>
        <w:t xml:space="preserve"> </w:t>
      </w:r>
      <w:proofErr w:type="spellStart"/>
      <w:r>
        <w:t>fitur</w:t>
      </w:r>
      <w:proofErr w:type="spellEnd"/>
      <w:r>
        <w:t xml:space="preserve"> </w:t>
      </w:r>
      <w:proofErr w:type="spellStart"/>
      <w:r>
        <w:t>numerik</w:t>
      </w:r>
      <w:proofErr w:type="spellEnd"/>
      <w:r>
        <w:t xml:space="preserve"> </w:t>
      </w:r>
      <w:proofErr w:type="spellStart"/>
      <w:r>
        <w:t>terstandarisasi</w:t>
      </w:r>
      <w:proofErr w:type="spellEnd"/>
      <w:r>
        <w:t xml:space="preserve"> dan </w:t>
      </w:r>
      <w:proofErr w:type="spellStart"/>
      <w:r>
        <w:t>fitur</w:t>
      </w:r>
      <w:proofErr w:type="spellEnd"/>
      <w:r>
        <w:t xml:space="preserve"> dummy </w:t>
      </w:r>
      <w:proofErr w:type="spellStart"/>
      <w:r>
        <w:t>hasil</w:t>
      </w:r>
      <w:proofErr w:type="spellEnd"/>
      <w:r>
        <w:t xml:space="preserve"> One-Hot Encoding. File preprocessor_clustering.pkl disimpan untuk deployment.</w:t>
      </w:r>
    </w:p>
    <w:p w14:paraId="1704E1BC" w14:textId="77777777" w:rsidR="002D5DA9" w:rsidRDefault="004B715A">
      <w:pPr>
        <w:pStyle w:val="Heading2"/>
      </w:pPr>
      <w:r>
        <w:t>3.5 Ekspor Dataset Hasil Data Preparation</w:t>
      </w:r>
    </w:p>
    <w:tbl>
      <w:tblPr>
        <w:tblStyle w:val="TableGrid"/>
        <w:tblW w:w="0" w:type="auto"/>
        <w:tblLook w:val="04A0" w:firstRow="1" w:lastRow="0" w:firstColumn="1" w:lastColumn="0" w:noHBand="0" w:noVBand="1"/>
      </w:tblPr>
      <w:tblGrid>
        <w:gridCol w:w="10368"/>
      </w:tblGrid>
      <w:tr w:rsidR="002D5DA9" w14:paraId="166B2577" w14:textId="77777777">
        <w:tc>
          <w:tcPr>
            <w:tcW w:w="10368" w:type="dxa"/>
            <w:shd w:val="clear" w:color="auto" w:fill="F2F2F2"/>
          </w:tcPr>
          <w:p w14:paraId="31549F2C" w14:textId="77777777" w:rsidR="002D5DA9" w:rsidRDefault="004B715A">
            <w:r>
              <w:rPr>
                <w:rFonts w:ascii="Consolas" w:eastAsia="Consolas" w:hAnsi="Consolas"/>
                <w:sz w:val="14"/>
              </w:rPr>
              <w:t># =========================================================</w:t>
            </w:r>
            <w:r>
              <w:rPr>
                <w:rFonts w:ascii="Consolas" w:eastAsia="Consolas" w:hAnsi="Consolas"/>
                <w:sz w:val="14"/>
              </w:rPr>
              <w:br/>
              <w:t># KODE 3.5 EKSPOR DATASET HASIL DATA PREPARATION</w:t>
            </w:r>
            <w:r>
              <w:rPr>
                <w:rFonts w:ascii="Consolas" w:eastAsia="Consolas" w:hAnsi="Consolas"/>
                <w:sz w:val="14"/>
              </w:rPr>
              <w:br/>
              <w:t># =========================================================</w:t>
            </w:r>
            <w:r>
              <w:rPr>
                <w:rFonts w:ascii="Consolas" w:eastAsia="Consolas" w:hAnsi="Consolas"/>
                <w:sz w:val="14"/>
              </w:rPr>
              <w:br/>
              <w:t>X_clustering.to_csv("data_clustering_prepared.csv", index=False)</w:t>
            </w:r>
            <w:r>
              <w:rPr>
                <w:rFonts w:ascii="Consolas" w:eastAsia="Consolas" w:hAnsi="Consolas"/>
                <w:sz w:val="14"/>
              </w:rPr>
              <w:br/>
            </w:r>
            <w:r>
              <w:rPr>
                <w:rFonts w:ascii="Consolas" w:eastAsia="Consolas" w:hAnsi="Consolas"/>
                <w:sz w:val="14"/>
              </w:rPr>
              <w:br/>
              <w:t>data_profiling = df_clean[[</w:t>
            </w:r>
            <w:r>
              <w:rPr>
                <w:rFonts w:ascii="Consolas" w:eastAsia="Consolas" w:hAnsi="Consolas"/>
                <w:sz w:val="14"/>
              </w:rPr>
              <w:br/>
              <w:t xml:space="preserve">    "Transaction_ID", "Transaction_date", "Age", "Gender", "Marital_status",</w:t>
            </w:r>
            <w:r>
              <w:rPr>
                <w:rFonts w:ascii="Consolas" w:eastAsia="Consolas" w:hAnsi="Consolas"/>
                <w:sz w:val="14"/>
              </w:rPr>
              <w:br/>
              <w:t xml:space="preserve">    "Employees_status", "Payment_method", "Referral", "Amount_spent",</w:t>
            </w:r>
            <w:r>
              <w:rPr>
                <w:rFonts w:ascii="Consolas" w:eastAsia="Consolas" w:hAnsi="Consolas"/>
                <w:sz w:val="14"/>
              </w:rPr>
              <w:br/>
              <w:t xml:space="preserve">    "Segment", "State_names", "Year", "Month", "DayOfWeek"</w:t>
            </w:r>
            <w:r>
              <w:rPr>
                <w:rFonts w:ascii="Consolas" w:eastAsia="Consolas" w:hAnsi="Consolas"/>
                <w:sz w:val="14"/>
              </w:rPr>
              <w:br/>
              <w:t>]].copy()</w:t>
            </w:r>
            <w:r>
              <w:rPr>
                <w:rFonts w:ascii="Consolas" w:eastAsia="Consolas" w:hAnsi="Consolas"/>
                <w:sz w:val="14"/>
              </w:rPr>
              <w:br/>
            </w:r>
            <w:r>
              <w:rPr>
                <w:rFonts w:ascii="Consolas" w:eastAsia="Consolas" w:hAnsi="Consolas"/>
                <w:sz w:val="14"/>
              </w:rPr>
              <w:br/>
              <w:t>data_profiling.to_csv("data_clustering_profile.csv", index=False)</w:t>
            </w:r>
            <w:r>
              <w:rPr>
                <w:rFonts w:ascii="Consolas" w:eastAsia="Consolas" w:hAnsi="Consolas"/>
                <w:sz w:val="14"/>
              </w:rPr>
              <w:br/>
            </w:r>
            <w:r>
              <w:rPr>
                <w:rFonts w:ascii="Consolas" w:eastAsia="Consolas" w:hAnsi="Consolas"/>
                <w:sz w:val="14"/>
              </w:rPr>
              <w:br/>
              <w:t>ringkasan_akhir_bab3 = pd.DataFrame({</w:t>
            </w:r>
            <w:r>
              <w:rPr>
                <w:rFonts w:ascii="Consolas" w:eastAsia="Consolas" w:hAnsi="Consolas"/>
                <w:sz w:val="14"/>
              </w:rPr>
              <w:br/>
              <w:t xml:space="preserve">    "Komponen": ["Data awal", "Data akhir", "Fitur sebelum encoding", "Fitur setelah encoding", "Target/label", "Train-test split"],</w:t>
            </w:r>
            <w:r>
              <w:rPr>
                <w:rFonts w:ascii="Consolas" w:eastAsia="Consolas" w:hAnsi="Consolas"/>
                <w:sz w:val="14"/>
              </w:rPr>
              <w:br/>
              <w:t xml:space="preserve">    "Hasil": [f"{shape_awal[0]:,} baris x {shape_awal[1]} kolom", f"{X_clustering.shape[0]:,} baris x {X_clustering.shape[1]} fitur", len(fitur_model), X_clustering.shape[1], "Tidak ada", "Tidak dilakukan"]</w:t>
            </w:r>
            <w:r>
              <w:rPr>
                <w:rFonts w:ascii="Consolas" w:eastAsia="Consolas" w:hAnsi="Consolas"/>
                <w:sz w:val="14"/>
              </w:rPr>
              <w:br/>
              <w:t>})</w:t>
            </w:r>
            <w:r>
              <w:rPr>
                <w:rFonts w:ascii="Consolas" w:eastAsia="Consolas" w:hAnsi="Consolas"/>
                <w:sz w:val="14"/>
              </w:rPr>
              <w:br/>
              <w:t>display(ringkasan_akhir_bab3)</w:t>
            </w:r>
            <w:r>
              <w:rPr>
                <w:rFonts w:ascii="Consolas" w:eastAsia="Consolas" w:hAnsi="Consolas"/>
                <w:sz w:val="14"/>
              </w:rPr>
              <w:br/>
              <w:t>print("File berhasil dibuat: data_clustering_prepared.csv, data_clustering_profile.csv")</w:t>
            </w:r>
          </w:p>
        </w:tc>
      </w:tr>
    </w:tbl>
    <w:p w14:paraId="27890ED6" w14:textId="77777777" w:rsidR="002D5DA9" w:rsidRDefault="004B715A">
      <w:pPr>
        <w:jc w:val="center"/>
      </w:pPr>
      <w:r>
        <w:rPr>
          <w:b/>
          <w:i/>
          <w:sz w:val="18"/>
        </w:rPr>
        <w:t>Kode 3.5 Ekspor Dataset Hasil Data Preparation</w:t>
      </w:r>
    </w:p>
    <w:p w14:paraId="500B01F5" w14:textId="77777777" w:rsidR="002D5DA9" w:rsidRDefault="004B715A">
      <w:pPr>
        <w:jc w:val="center"/>
      </w:pPr>
      <w:r>
        <w:rPr>
          <w:b/>
          <w:i/>
          <w:sz w:val="18"/>
        </w:rPr>
        <w:t>Tabel 3.9 Ringkasan Akhir Data Preparation</w:t>
      </w:r>
    </w:p>
    <w:p w14:paraId="47D82821" w14:textId="534676B8" w:rsidR="00B9016A" w:rsidRPr="00B9016A" w:rsidRDefault="00B9016A">
      <w:pPr>
        <w:jc w:val="center"/>
        <w:rPr>
          <w:b/>
          <w:iCs/>
          <w:sz w:val="18"/>
        </w:rPr>
      </w:pPr>
      <w:r w:rsidRPr="00B9016A">
        <w:rPr>
          <w:b/>
          <w:iCs/>
          <w:noProof/>
          <w:sz w:val="18"/>
        </w:rPr>
        <w:drawing>
          <wp:inline distT="0" distB="0" distL="0" distR="0" wp14:anchorId="51455552" wp14:editId="6BE71AE1">
            <wp:extent cx="2667231" cy="1577477"/>
            <wp:effectExtent l="0" t="0" r="0" b="3810"/>
            <wp:docPr id="161466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68828" name=""/>
                    <pic:cNvPicPr/>
                  </pic:nvPicPr>
                  <pic:blipFill>
                    <a:blip r:embed="rId30"/>
                    <a:stretch>
                      <a:fillRect/>
                    </a:stretch>
                  </pic:blipFill>
                  <pic:spPr>
                    <a:xfrm>
                      <a:off x="0" y="0"/>
                      <a:ext cx="2667231" cy="1577477"/>
                    </a:xfrm>
                    <a:prstGeom prst="rect">
                      <a:avLst/>
                    </a:prstGeom>
                  </pic:spPr>
                </pic:pic>
              </a:graphicData>
            </a:graphic>
          </wp:inline>
        </w:drawing>
      </w:r>
    </w:p>
    <w:p w14:paraId="095968F3" w14:textId="136FECB2" w:rsidR="002D5DA9" w:rsidRDefault="004B715A">
      <w:pPr>
        <w:jc w:val="center"/>
      </w:pPr>
      <w:r>
        <w:rPr>
          <w:b/>
          <w:i/>
          <w:sz w:val="18"/>
        </w:rPr>
        <w:t>Tabel 3.10 File Output Data Preparation</w:t>
      </w:r>
    </w:p>
    <w:tbl>
      <w:tblPr>
        <w:tblStyle w:val="TableGrid"/>
        <w:tblW w:w="0" w:type="auto"/>
        <w:jc w:val="center"/>
        <w:shd w:val="clear" w:color="auto" w:fill="FFFFFF" w:themeFill="background1"/>
        <w:tblLook w:val="04A0" w:firstRow="1" w:lastRow="0" w:firstColumn="1" w:lastColumn="0" w:noHBand="0" w:noVBand="1"/>
      </w:tblPr>
      <w:tblGrid>
        <w:gridCol w:w="3022"/>
        <w:gridCol w:w="2676"/>
        <w:gridCol w:w="4122"/>
      </w:tblGrid>
      <w:tr w:rsidR="002D5DA9" w:rsidRPr="00340AE2" w14:paraId="184BAA8C" w14:textId="77777777" w:rsidTr="003A7083">
        <w:trPr>
          <w:tblHeader/>
          <w:jc w:val="center"/>
        </w:trPr>
        <w:tc>
          <w:tcPr>
            <w:tcW w:w="0" w:type="auto"/>
            <w:shd w:val="clear" w:color="auto" w:fill="FFFFFF" w:themeFill="background1"/>
            <w:vAlign w:val="center"/>
          </w:tcPr>
          <w:p w14:paraId="461BF557" w14:textId="77777777" w:rsidR="002D5DA9" w:rsidRPr="00340AE2" w:rsidRDefault="004B715A">
            <w:pPr>
              <w:jc w:val="center"/>
              <w:rPr>
                <w:szCs w:val="24"/>
              </w:rPr>
            </w:pPr>
            <w:r w:rsidRPr="00340AE2">
              <w:rPr>
                <w:b/>
                <w:szCs w:val="24"/>
              </w:rPr>
              <w:t>Nama File</w:t>
            </w:r>
          </w:p>
        </w:tc>
        <w:tc>
          <w:tcPr>
            <w:tcW w:w="0" w:type="auto"/>
            <w:shd w:val="clear" w:color="auto" w:fill="FFFFFF" w:themeFill="background1"/>
            <w:vAlign w:val="center"/>
          </w:tcPr>
          <w:p w14:paraId="399FD3E3" w14:textId="77777777" w:rsidR="002D5DA9" w:rsidRPr="00340AE2" w:rsidRDefault="004B715A">
            <w:pPr>
              <w:jc w:val="center"/>
              <w:rPr>
                <w:szCs w:val="24"/>
              </w:rPr>
            </w:pPr>
            <w:r w:rsidRPr="00340AE2">
              <w:rPr>
                <w:b/>
                <w:szCs w:val="24"/>
              </w:rPr>
              <w:t>Ukuran</w:t>
            </w:r>
          </w:p>
        </w:tc>
        <w:tc>
          <w:tcPr>
            <w:tcW w:w="0" w:type="auto"/>
            <w:shd w:val="clear" w:color="auto" w:fill="FFFFFF" w:themeFill="background1"/>
            <w:vAlign w:val="center"/>
          </w:tcPr>
          <w:p w14:paraId="439077AB" w14:textId="77777777" w:rsidR="002D5DA9" w:rsidRPr="00340AE2" w:rsidRDefault="004B715A">
            <w:pPr>
              <w:jc w:val="center"/>
              <w:rPr>
                <w:szCs w:val="24"/>
              </w:rPr>
            </w:pPr>
            <w:r w:rsidRPr="00340AE2">
              <w:rPr>
                <w:b/>
                <w:szCs w:val="24"/>
              </w:rPr>
              <w:t>Kegunaan</w:t>
            </w:r>
          </w:p>
        </w:tc>
      </w:tr>
      <w:tr w:rsidR="002D5DA9" w:rsidRPr="00340AE2" w14:paraId="7C5D153D" w14:textId="77777777" w:rsidTr="003A7083">
        <w:trPr>
          <w:jc w:val="center"/>
        </w:trPr>
        <w:tc>
          <w:tcPr>
            <w:tcW w:w="0" w:type="auto"/>
            <w:shd w:val="clear" w:color="auto" w:fill="FFFFFF" w:themeFill="background1"/>
            <w:vAlign w:val="center"/>
          </w:tcPr>
          <w:p w14:paraId="29DA8504" w14:textId="77777777" w:rsidR="002D5DA9" w:rsidRPr="00340AE2" w:rsidRDefault="004B715A">
            <w:pPr>
              <w:rPr>
                <w:szCs w:val="24"/>
              </w:rPr>
            </w:pPr>
            <w:r w:rsidRPr="00340AE2">
              <w:rPr>
                <w:szCs w:val="24"/>
              </w:rPr>
              <w:t>data_clustering_prepared.csv</w:t>
            </w:r>
          </w:p>
        </w:tc>
        <w:tc>
          <w:tcPr>
            <w:tcW w:w="0" w:type="auto"/>
            <w:shd w:val="clear" w:color="auto" w:fill="FFFFFF" w:themeFill="background1"/>
            <w:vAlign w:val="center"/>
          </w:tcPr>
          <w:p w14:paraId="3F2DC138" w14:textId="77777777" w:rsidR="002D5DA9" w:rsidRPr="00340AE2" w:rsidRDefault="004B715A">
            <w:pPr>
              <w:rPr>
                <w:szCs w:val="24"/>
              </w:rPr>
            </w:pPr>
            <w:r w:rsidRPr="00340AE2">
              <w:rPr>
                <w:szCs w:val="24"/>
              </w:rPr>
              <w:t>903.935 baris x 16 fitur</w:t>
            </w:r>
          </w:p>
        </w:tc>
        <w:tc>
          <w:tcPr>
            <w:tcW w:w="0" w:type="auto"/>
            <w:shd w:val="clear" w:color="auto" w:fill="FFFFFF" w:themeFill="background1"/>
            <w:vAlign w:val="center"/>
          </w:tcPr>
          <w:p w14:paraId="595A6838" w14:textId="77777777" w:rsidR="002D5DA9" w:rsidRPr="00340AE2" w:rsidRDefault="004B715A">
            <w:pPr>
              <w:rPr>
                <w:szCs w:val="24"/>
              </w:rPr>
            </w:pPr>
            <w:r w:rsidRPr="00340AE2">
              <w:rPr>
                <w:szCs w:val="24"/>
              </w:rPr>
              <w:t>Input numerik untuk K-Means</w:t>
            </w:r>
          </w:p>
        </w:tc>
      </w:tr>
      <w:tr w:rsidR="002D5DA9" w:rsidRPr="00340AE2" w14:paraId="7DB2C720" w14:textId="77777777" w:rsidTr="003A7083">
        <w:trPr>
          <w:jc w:val="center"/>
        </w:trPr>
        <w:tc>
          <w:tcPr>
            <w:tcW w:w="0" w:type="auto"/>
            <w:shd w:val="clear" w:color="auto" w:fill="FFFFFF" w:themeFill="background1"/>
            <w:vAlign w:val="center"/>
          </w:tcPr>
          <w:p w14:paraId="1A04D0C1" w14:textId="77777777" w:rsidR="002D5DA9" w:rsidRPr="00340AE2" w:rsidRDefault="004B715A">
            <w:pPr>
              <w:rPr>
                <w:szCs w:val="24"/>
              </w:rPr>
            </w:pPr>
            <w:r w:rsidRPr="00340AE2">
              <w:rPr>
                <w:szCs w:val="24"/>
              </w:rPr>
              <w:t>data_clustering_profile.csv</w:t>
            </w:r>
          </w:p>
        </w:tc>
        <w:tc>
          <w:tcPr>
            <w:tcW w:w="0" w:type="auto"/>
            <w:shd w:val="clear" w:color="auto" w:fill="FFFFFF" w:themeFill="background1"/>
            <w:vAlign w:val="center"/>
          </w:tcPr>
          <w:p w14:paraId="45C93EE0" w14:textId="77777777" w:rsidR="002D5DA9" w:rsidRPr="00340AE2" w:rsidRDefault="004B715A">
            <w:pPr>
              <w:rPr>
                <w:szCs w:val="24"/>
              </w:rPr>
            </w:pPr>
            <w:r w:rsidRPr="00340AE2">
              <w:rPr>
                <w:szCs w:val="24"/>
              </w:rPr>
              <w:t>903.935 baris x 14 kolom</w:t>
            </w:r>
          </w:p>
        </w:tc>
        <w:tc>
          <w:tcPr>
            <w:tcW w:w="0" w:type="auto"/>
            <w:shd w:val="clear" w:color="auto" w:fill="FFFFFF" w:themeFill="background1"/>
            <w:vAlign w:val="center"/>
          </w:tcPr>
          <w:p w14:paraId="547DEB25" w14:textId="77777777" w:rsidR="002D5DA9" w:rsidRPr="00340AE2" w:rsidRDefault="004B715A">
            <w:pPr>
              <w:rPr>
                <w:szCs w:val="24"/>
              </w:rPr>
            </w:pPr>
            <w:r w:rsidRPr="00340AE2">
              <w:rPr>
                <w:szCs w:val="24"/>
              </w:rPr>
              <w:t>Data pendamping untuk profiling cluster</w:t>
            </w:r>
          </w:p>
        </w:tc>
      </w:tr>
    </w:tbl>
    <w:p w14:paraId="4E8E0AEA" w14:textId="0361679F" w:rsidR="00505819" w:rsidRDefault="004B715A">
      <w:r>
        <w:t xml:space="preserve">Output BAB III menjadi input langsung untuk BAB IV. File data_clustering_prepared.csv digunakan untuk training, </w:t>
      </w:r>
      <w:proofErr w:type="spellStart"/>
      <w:r>
        <w:t>sedangkan</w:t>
      </w:r>
      <w:proofErr w:type="spellEnd"/>
      <w:r>
        <w:t xml:space="preserve"> data_clustering_profile.csv </w:t>
      </w:r>
      <w:proofErr w:type="spellStart"/>
      <w:r>
        <w:t>digunakan</w:t>
      </w:r>
      <w:proofErr w:type="spellEnd"/>
      <w:r>
        <w:t xml:space="preserve"> </w:t>
      </w:r>
      <w:proofErr w:type="spellStart"/>
      <w:r>
        <w:t>untuk</w:t>
      </w:r>
      <w:proofErr w:type="spellEnd"/>
      <w:r>
        <w:t xml:space="preserve"> </w:t>
      </w:r>
      <w:proofErr w:type="spellStart"/>
      <w:r>
        <w:t>interpretasi</w:t>
      </w:r>
      <w:proofErr w:type="spellEnd"/>
      <w:r>
        <w:t xml:space="preserve"> </w:t>
      </w:r>
      <w:proofErr w:type="spellStart"/>
      <w:r>
        <w:t>hasil</w:t>
      </w:r>
      <w:proofErr w:type="spellEnd"/>
      <w:r>
        <w:t xml:space="preserve"> cluster.</w:t>
      </w:r>
    </w:p>
    <w:p w14:paraId="4AD0F1DD" w14:textId="77777777" w:rsidR="00505819" w:rsidRDefault="00505819">
      <w:pPr>
        <w:jc w:val="left"/>
      </w:pPr>
      <w:r>
        <w:br w:type="page"/>
      </w:r>
    </w:p>
    <w:p w14:paraId="3A458940" w14:textId="77777777" w:rsidR="002D5DA9" w:rsidRDefault="004B715A">
      <w:pPr>
        <w:pStyle w:val="Heading1"/>
      </w:pPr>
      <w:r>
        <w:t>BAB IV</w:t>
      </w:r>
      <w:r>
        <w:br/>
        <w:t>MODELING</w:t>
      </w:r>
    </w:p>
    <w:p w14:paraId="18AF38B7" w14:textId="77777777" w:rsidR="002D5DA9" w:rsidRDefault="004B715A">
      <w:r>
        <w:t>Tahap Modeling membentuk model clustering berdasarkan dataset hasil Data Preparation. Notebook final menggunakan K-Means sebagai algoritma utama dan menguji kandidat K dari 2 sampai 10.</w:t>
      </w:r>
    </w:p>
    <w:p w14:paraId="151F7D81" w14:textId="77777777" w:rsidR="002D5DA9" w:rsidRDefault="004B715A">
      <w:pPr>
        <w:pStyle w:val="Heading2"/>
      </w:pPr>
      <w:r>
        <w:t>4.1 Penentuan Kandidat Jumlah Cluster</w:t>
      </w:r>
    </w:p>
    <w:tbl>
      <w:tblPr>
        <w:tblStyle w:val="TableGrid"/>
        <w:tblW w:w="0" w:type="auto"/>
        <w:tblLook w:val="04A0" w:firstRow="1" w:lastRow="0" w:firstColumn="1" w:lastColumn="0" w:noHBand="0" w:noVBand="1"/>
      </w:tblPr>
      <w:tblGrid>
        <w:gridCol w:w="10368"/>
      </w:tblGrid>
      <w:tr w:rsidR="002D5DA9" w14:paraId="503F3925" w14:textId="77777777">
        <w:tc>
          <w:tcPr>
            <w:tcW w:w="10368" w:type="dxa"/>
            <w:shd w:val="clear" w:color="auto" w:fill="F2F2F2"/>
          </w:tcPr>
          <w:p w14:paraId="741E7A1A" w14:textId="77777777" w:rsidR="002D5DA9" w:rsidRDefault="004B715A">
            <w:r>
              <w:rPr>
                <w:rFonts w:ascii="Consolas" w:eastAsia="Consolas" w:hAnsi="Consolas"/>
                <w:sz w:val="14"/>
              </w:rPr>
              <w:t># =========================================================</w:t>
            </w:r>
            <w:r>
              <w:rPr>
                <w:rFonts w:ascii="Consolas" w:eastAsia="Consolas" w:hAnsi="Consolas"/>
                <w:sz w:val="14"/>
              </w:rPr>
              <w:br/>
              <w:t># KODE 4.1 PENENTUAN KANDIDAT JUMLAH CLUSTER</w:t>
            </w:r>
            <w:r>
              <w:rPr>
                <w:rFonts w:ascii="Consolas" w:eastAsia="Consolas" w:hAnsi="Consolas"/>
                <w:sz w:val="14"/>
              </w:rPr>
              <w:br/>
              <w:t># =========================================================</w:t>
            </w:r>
            <w:r>
              <w:rPr>
                <w:rFonts w:ascii="Consolas" w:eastAsia="Consolas" w:hAnsi="Consolas"/>
                <w:sz w:val="14"/>
              </w:rPr>
              <w:br/>
              <w:t>X = X_clustering.copy()</w:t>
            </w:r>
            <w:r>
              <w:rPr>
                <w:rFonts w:ascii="Consolas" w:eastAsia="Consolas" w:hAnsi="Consolas"/>
                <w:sz w:val="14"/>
              </w:rPr>
              <w:br/>
              <w:t>profile = data_profiling.copy()</w:t>
            </w:r>
            <w:r>
              <w:rPr>
                <w:rFonts w:ascii="Consolas" w:eastAsia="Consolas" w:hAnsi="Consolas"/>
                <w:sz w:val="14"/>
              </w:rPr>
              <w:br/>
            </w:r>
            <w:r>
              <w:rPr>
                <w:rFonts w:ascii="Consolas" w:eastAsia="Consolas" w:hAnsi="Consolas"/>
                <w:sz w:val="14"/>
              </w:rPr>
              <w:br/>
              <w:t>X_sample = X.sample(n=min(100000, len(X)), random_state=RANDOM_STATE)</w:t>
            </w:r>
            <w:r>
              <w:rPr>
                <w:rFonts w:ascii="Consolas" w:eastAsia="Consolas" w:hAnsi="Consolas"/>
                <w:sz w:val="14"/>
              </w:rPr>
              <w:br/>
              <w:t>X_metric = X_sample.sample(n=min(10000, len(X_sample)), random_state=RANDOM_STATE)</w:t>
            </w:r>
            <w:r>
              <w:rPr>
                <w:rFonts w:ascii="Consolas" w:eastAsia="Consolas" w:hAnsi="Consolas"/>
                <w:sz w:val="14"/>
              </w:rPr>
              <w:br/>
            </w:r>
            <w:r>
              <w:rPr>
                <w:rFonts w:ascii="Consolas" w:eastAsia="Consolas" w:hAnsi="Consolas"/>
                <w:sz w:val="14"/>
              </w:rPr>
              <w:br/>
              <w:t>hasil_k = []</w:t>
            </w:r>
            <w:r>
              <w:rPr>
                <w:rFonts w:ascii="Consolas" w:eastAsia="Consolas" w:hAnsi="Consolas"/>
                <w:sz w:val="14"/>
              </w:rPr>
              <w:br/>
              <w:t>for k in range(2, 11):</w:t>
            </w:r>
            <w:r>
              <w:rPr>
                <w:rFonts w:ascii="Consolas" w:eastAsia="Consolas" w:hAnsi="Consolas"/>
                <w:sz w:val="14"/>
              </w:rPr>
              <w:br/>
              <w:t xml:space="preserve">    model_k = KMeans(n_clusters=k, random_state=RANDOM_STATE, n_init=10, max_iter=300)</w:t>
            </w:r>
            <w:r>
              <w:rPr>
                <w:rFonts w:ascii="Consolas" w:eastAsia="Consolas" w:hAnsi="Consolas"/>
                <w:sz w:val="14"/>
              </w:rPr>
              <w:br/>
              <w:t xml:space="preserve">    model_k.fit(X_sample)</w:t>
            </w:r>
            <w:r>
              <w:rPr>
                <w:rFonts w:ascii="Consolas" w:eastAsia="Consolas" w:hAnsi="Consolas"/>
                <w:sz w:val="14"/>
              </w:rPr>
              <w:br/>
              <w:t xml:space="preserve">    label_metric = model_k.predict(X_metric)</w:t>
            </w:r>
            <w:r>
              <w:rPr>
                <w:rFonts w:ascii="Consolas" w:eastAsia="Consolas" w:hAnsi="Consolas"/>
                <w:sz w:val="14"/>
              </w:rPr>
              <w:br/>
              <w:t xml:space="preserve">    hasil_k.append({</w:t>
            </w:r>
            <w:r>
              <w:rPr>
                <w:rFonts w:ascii="Consolas" w:eastAsia="Consolas" w:hAnsi="Consolas"/>
                <w:sz w:val="14"/>
              </w:rPr>
              <w:br/>
              <w:t xml:space="preserve">        "k": k,</w:t>
            </w:r>
            <w:r>
              <w:rPr>
                <w:rFonts w:ascii="Consolas" w:eastAsia="Consolas" w:hAnsi="Consolas"/>
                <w:sz w:val="14"/>
              </w:rPr>
              <w:br/>
              <w:t xml:space="preserve">        "inertia": model_k.inertia_,</w:t>
            </w:r>
            <w:r>
              <w:rPr>
                <w:rFonts w:ascii="Consolas" w:eastAsia="Consolas" w:hAnsi="Consolas"/>
                <w:sz w:val="14"/>
              </w:rPr>
              <w:br/>
              <w:t xml:space="preserve">        "silhouette": silhouette_score(X_metric, label_metric, sample_size=min(5000, len(X_metric)), random_state=RANDOM_STATE),</w:t>
            </w:r>
            <w:r>
              <w:rPr>
                <w:rFonts w:ascii="Consolas" w:eastAsia="Consolas" w:hAnsi="Consolas"/>
                <w:sz w:val="14"/>
              </w:rPr>
              <w:br/>
              <w:t xml:space="preserve">        "davies_bouldin": davies_bouldin_score(X_metric, label_metric),</w:t>
            </w:r>
            <w:r>
              <w:rPr>
                <w:rFonts w:ascii="Consolas" w:eastAsia="Consolas" w:hAnsi="Consolas"/>
                <w:sz w:val="14"/>
              </w:rPr>
              <w:br/>
              <w:t xml:space="preserve">        "calinski_harabasz": calinski_harabasz_score(X_metric, label_metric)</w:t>
            </w:r>
            <w:r>
              <w:rPr>
                <w:rFonts w:ascii="Consolas" w:eastAsia="Consolas" w:hAnsi="Consolas"/>
                <w:sz w:val="14"/>
              </w:rPr>
              <w:br/>
              <w:t xml:space="preserve">    })</w:t>
            </w:r>
            <w:r>
              <w:rPr>
                <w:rFonts w:ascii="Consolas" w:eastAsia="Consolas" w:hAnsi="Consolas"/>
                <w:sz w:val="14"/>
              </w:rPr>
              <w:br/>
            </w:r>
            <w:r>
              <w:rPr>
                <w:rFonts w:ascii="Consolas" w:eastAsia="Consolas" w:hAnsi="Consolas"/>
                <w:sz w:val="14"/>
              </w:rPr>
              <w:br/>
              <w:t>hasil_k = pd.DataFrame(hasil_k)</w:t>
            </w:r>
            <w:r>
              <w:rPr>
                <w:rFonts w:ascii="Consolas" w:eastAsia="Consolas" w:hAnsi="Consolas"/>
                <w:sz w:val="14"/>
              </w:rPr>
              <w:br/>
              <w:t>display(hasil_k)</w:t>
            </w:r>
            <w:r>
              <w:rPr>
                <w:rFonts w:ascii="Consolas" w:eastAsia="Consolas" w:hAnsi="Consolas"/>
                <w:sz w:val="14"/>
              </w:rPr>
              <w:br/>
              <w:t>hasil_k.to_csv("bab4_k_selection_results.csv", index=False)</w:t>
            </w:r>
          </w:p>
        </w:tc>
      </w:tr>
    </w:tbl>
    <w:p w14:paraId="24802A78" w14:textId="77777777" w:rsidR="002D5DA9" w:rsidRDefault="004B715A">
      <w:pPr>
        <w:jc w:val="center"/>
      </w:pPr>
      <w:r>
        <w:rPr>
          <w:b/>
          <w:i/>
          <w:sz w:val="18"/>
        </w:rPr>
        <w:t>Kode 4.1 Penentuan Kandidat Jumlah Cluster</w:t>
      </w:r>
    </w:p>
    <w:p w14:paraId="63E9F1E4" w14:textId="77777777" w:rsidR="002D5DA9" w:rsidRDefault="004B715A">
      <w:pPr>
        <w:jc w:val="center"/>
        <w:rPr>
          <w:b/>
          <w:i/>
          <w:sz w:val="18"/>
        </w:rPr>
      </w:pPr>
      <w:r>
        <w:rPr>
          <w:b/>
          <w:i/>
          <w:sz w:val="18"/>
        </w:rPr>
        <w:t xml:space="preserve">Tabel 4.1 Hasil Pengujian </w:t>
      </w:r>
      <w:proofErr w:type="spellStart"/>
      <w:r>
        <w:rPr>
          <w:b/>
          <w:i/>
          <w:sz w:val="18"/>
        </w:rPr>
        <w:t>Jumlah</w:t>
      </w:r>
      <w:proofErr w:type="spellEnd"/>
      <w:r>
        <w:rPr>
          <w:b/>
          <w:i/>
          <w:sz w:val="18"/>
        </w:rPr>
        <w:t xml:space="preserve"> Cluster K=2 </w:t>
      </w:r>
      <w:proofErr w:type="spellStart"/>
      <w:r>
        <w:rPr>
          <w:b/>
          <w:i/>
          <w:sz w:val="18"/>
        </w:rPr>
        <w:t>sampai</w:t>
      </w:r>
      <w:proofErr w:type="spellEnd"/>
      <w:r>
        <w:rPr>
          <w:b/>
          <w:i/>
          <w:sz w:val="18"/>
        </w:rPr>
        <w:t xml:space="preserve"> K=10</w:t>
      </w:r>
    </w:p>
    <w:p w14:paraId="6269EC36" w14:textId="0A2616F6" w:rsidR="004F0C2F" w:rsidRPr="004F0C2F" w:rsidRDefault="004F0C2F">
      <w:pPr>
        <w:jc w:val="center"/>
        <w:rPr>
          <w:iCs/>
        </w:rPr>
      </w:pPr>
      <w:r w:rsidRPr="004F0C2F">
        <w:rPr>
          <w:iCs/>
          <w:noProof/>
        </w:rPr>
        <w:drawing>
          <wp:inline distT="0" distB="0" distL="0" distR="0" wp14:anchorId="724B9044" wp14:editId="57EA63AF">
            <wp:extent cx="3856054" cy="2339543"/>
            <wp:effectExtent l="0" t="0" r="0" b="3810"/>
            <wp:docPr id="191965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51143" name=""/>
                    <pic:cNvPicPr/>
                  </pic:nvPicPr>
                  <pic:blipFill>
                    <a:blip r:embed="rId31"/>
                    <a:stretch>
                      <a:fillRect/>
                    </a:stretch>
                  </pic:blipFill>
                  <pic:spPr>
                    <a:xfrm>
                      <a:off x="0" y="0"/>
                      <a:ext cx="3856054" cy="2339543"/>
                    </a:xfrm>
                    <a:prstGeom prst="rect">
                      <a:avLst/>
                    </a:prstGeom>
                  </pic:spPr>
                </pic:pic>
              </a:graphicData>
            </a:graphic>
          </wp:inline>
        </w:drawing>
      </w:r>
    </w:p>
    <w:p w14:paraId="0F63D00C" w14:textId="77777777" w:rsidR="002D5DA9" w:rsidRDefault="004B715A">
      <w:proofErr w:type="spellStart"/>
      <w:r>
        <w:t>Pengujian</w:t>
      </w:r>
      <w:proofErr w:type="spellEnd"/>
      <w:r>
        <w:t xml:space="preserve"> </w:t>
      </w:r>
      <w:proofErr w:type="spellStart"/>
      <w:r>
        <w:t>menggunakan</w:t>
      </w:r>
      <w:proofErr w:type="spellEnd"/>
      <w:r>
        <w:t xml:space="preserve"> sample data untuk menjaga proses tetap efisien dan reproducible. Metrik yang dihitung adalah inertia, silhouette, Davies-Bouldin, dan Calinski-Harabasz.</w:t>
      </w:r>
    </w:p>
    <w:p w14:paraId="03312053" w14:textId="77777777" w:rsidR="002D5DA9" w:rsidRDefault="004B715A">
      <w:pPr>
        <w:pStyle w:val="Heading2"/>
      </w:pPr>
      <w:r>
        <w:t>4.2 Visualisasi Elbow, Silhouette, dan Davies-Bouldin</w:t>
      </w:r>
    </w:p>
    <w:tbl>
      <w:tblPr>
        <w:tblStyle w:val="TableGrid"/>
        <w:tblW w:w="0" w:type="auto"/>
        <w:tblLook w:val="04A0" w:firstRow="1" w:lastRow="0" w:firstColumn="1" w:lastColumn="0" w:noHBand="0" w:noVBand="1"/>
      </w:tblPr>
      <w:tblGrid>
        <w:gridCol w:w="10368"/>
      </w:tblGrid>
      <w:tr w:rsidR="002D5DA9" w14:paraId="5337F9D8" w14:textId="77777777">
        <w:tc>
          <w:tcPr>
            <w:tcW w:w="10368" w:type="dxa"/>
            <w:shd w:val="clear" w:color="auto" w:fill="F2F2F2"/>
          </w:tcPr>
          <w:p w14:paraId="0EB1B9F7" w14:textId="77777777" w:rsidR="002D5DA9" w:rsidRDefault="004B715A">
            <w:r>
              <w:rPr>
                <w:rFonts w:ascii="Consolas" w:eastAsia="Consolas" w:hAnsi="Consolas"/>
                <w:sz w:val="14"/>
              </w:rPr>
              <w:t># =========================================================</w:t>
            </w:r>
            <w:r>
              <w:rPr>
                <w:rFonts w:ascii="Consolas" w:eastAsia="Consolas" w:hAnsi="Consolas"/>
                <w:sz w:val="14"/>
              </w:rPr>
              <w:br/>
              <w:t># KODE 4.2 VISUALISASI ELBOW, SILHOUETTE, DAN DAVIES-BOULDIN</w:t>
            </w:r>
            <w:r>
              <w:rPr>
                <w:rFonts w:ascii="Consolas" w:eastAsia="Consolas" w:hAnsi="Consolas"/>
                <w:sz w:val="14"/>
              </w:rPr>
              <w:br/>
              <w:t># =========================================================</w:t>
            </w:r>
            <w:r>
              <w:rPr>
                <w:rFonts w:ascii="Consolas" w:eastAsia="Consolas" w:hAnsi="Consolas"/>
                <w:sz w:val="14"/>
              </w:rPr>
              <w:br/>
              <w:t>plt.figure(figsize=(8, 5))</w:t>
            </w:r>
            <w:r>
              <w:rPr>
                <w:rFonts w:ascii="Consolas" w:eastAsia="Consolas" w:hAnsi="Consolas"/>
                <w:sz w:val="14"/>
              </w:rPr>
              <w:br/>
              <w:t>plt.plot(hasil_k["k"], hasil_k["inertia"], marker="o")</w:t>
            </w:r>
            <w:r>
              <w:rPr>
                <w:rFonts w:ascii="Consolas" w:eastAsia="Consolas" w:hAnsi="Consolas"/>
                <w:sz w:val="14"/>
              </w:rPr>
              <w:br/>
              <w:t>plt.title("Elbow Method untuk Penentuan Jumlah Cluster")</w:t>
            </w:r>
            <w:r>
              <w:rPr>
                <w:rFonts w:ascii="Consolas" w:eastAsia="Consolas" w:hAnsi="Consolas"/>
                <w:sz w:val="14"/>
              </w:rPr>
              <w:br/>
              <w:t>plt.xlabel("Jumlah Cluster (K)")</w:t>
            </w:r>
            <w:r>
              <w:rPr>
                <w:rFonts w:ascii="Consolas" w:eastAsia="Consolas" w:hAnsi="Consolas"/>
                <w:sz w:val="14"/>
              </w:rPr>
              <w:br/>
              <w:t>plt.ylabel("Inertia / WCSS")</w:t>
            </w:r>
            <w:r>
              <w:rPr>
                <w:rFonts w:ascii="Consolas" w:eastAsia="Consolas" w:hAnsi="Consolas"/>
                <w:sz w:val="14"/>
              </w:rPr>
              <w:br/>
              <w:t>plt.grid(True, linestyle="--", alpha=0.6)</w:t>
            </w:r>
            <w:r>
              <w:rPr>
                <w:rFonts w:ascii="Consolas" w:eastAsia="Consolas" w:hAnsi="Consolas"/>
                <w:sz w:val="14"/>
              </w:rPr>
              <w:br/>
              <w:t>plt.tight_layout()</w:t>
            </w:r>
            <w:r>
              <w:rPr>
                <w:rFonts w:ascii="Consolas" w:eastAsia="Consolas" w:hAnsi="Consolas"/>
                <w:sz w:val="14"/>
              </w:rPr>
              <w:br/>
              <w:t>plt.savefig("fig_bab4_elbow.png", dpi=180)</w:t>
            </w:r>
            <w:r>
              <w:rPr>
                <w:rFonts w:ascii="Consolas" w:eastAsia="Consolas" w:hAnsi="Consolas"/>
                <w:sz w:val="14"/>
              </w:rPr>
              <w:br/>
              <w:t>plt.show()</w:t>
            </w:r>
            <w:r>
              <w:rPr>
                <w:rFonts w:ascii="Consolas" w:eastAsia="Consolas" w:hAnsi="Consolas"/>
                <w:sz w:val="14"/>
              </w:rPr>
              <w:br/>
            </w:r>
            <w:r>
              <w:rPr>
                <w:rFonts w:ascii="Consolas" w:eastAsia="Consolas" w:hAnsi="Consolas"/>
                <w:sz w:val="14"/>
              </w:rPr>
              <w:br/>
              <w:t>plt.figure(figsize=(8, 5))</w:t>
            </w:r>
            <w:r>
              <w:rPr>
                <w:rFonts w:ascii="Consolas" w:eastAsia="Consolas" w:hAnsi="Consolas"/>
                <w:sz w:val="14"/>
              </w:rPr>
              <w:br/>
              <w:t>plt.plot(hasil_k["k"], hasil_k["silhouette"], marker="o")</w:t>
            </w:r>
            <w:r>
              <w:rPr>
                <w:rFonts w:ascii="Consolas" w:eastAsia="Consolas" w:hAnsi="Consolas"/>
                <w:sz w:val="14"/>
              </w:rPr>
              <w:br/>
              <w:t>plt.title("Silhouette Analysis untuk Penentuan Jumlah Cluster")</w:t>
            </w:r>
            <w:r>
              <w:rPr>
                <w:rFonts w:ascii="Consolas" w:eastAsia="Consolas" w:hAnsi="Consolas"/>
                <w:sz w:val="14"/>
              </w:rPr>
              <w:br/>
              <w:t>plt.xlabel("Jumlah Cluster (K)")</w:t>
            </w:r>
            <w:r>
              <w:rPr>
                <w:rFonts w:ascii="Consolas" w:eastAsia="Consolas" w:hAnsi="Consolas"/>
                <w:sz w:val="14"/>
              </w:rPr>
              <w:br/>
              <w:t>plt.ylabel("Silhouette Score")</w:t>
            </w:r>
            <w:r>
              <w:rPr>
                <w:rFonts w:ascii="Consolas" w:eastAsia="Consolas" w:hAnsi="Consolas"/>
                <w:sz w:val="14"/>
              </w:rPr>
              <w:br/>
              <w:t>plt.grid(True, linestyle="--", alpha=0.6)</w:t>
            </w:r>
            <w:r>
              <w:rPr>
                <w:rFonts w:ascii="Consolas" w:eastAsia="Consolas" w:hAnsi="Consolas"/>
                <w:sz w:val="14"/>
              </w:rPr>
              <w:br/>
              <w:t>plt.tight_layout()</w:t>
            </w:r>
            <w:r>
              <w:rPr>
                <w:rFonts w:ascii="Consolas" w:eastAsia="Consolas" w:hAnsi="Consolas"/>
                <w:sz w:val="14"/>
              </w:rPr>
              <w:br/>
              <w:t>plt.savefig("fig_bab4_silhouette.png", dpi=180)</w:t>
            </w:r>
            <w:r>
              <w:rPr>
                <w:rFonts w:ascii="Consolas" w:eastAsia="Consolas" w:hAnsi="Consolas"/>
                <w:sz w:val="14"/>
              </w:rPr>
              <w:br/>
              <w:t>plt.show()</w:t>
            </w:r>
            <w:r>
              <w:rPr>
                <w:rFonts w:ascii="Consolas" w:eastAsia="Consolas" w:hAnsi="Consolas"/>
                <w:sz w:val="14"/>
              </w:rPr>
              <w:br/>
            </w:r>
            <w:r>
              <w:rPr>
                <w:rFonts w:ascii="Consolas" w:eastAsia="Consolas" w:hAnsi="Consolas"/>
                <w:sz w:val="14"/>
              </w:rPr>
              <w:br/>
              <w:t>plt.figure(figsize=(8, 5))</w:t>
            </w:r>
            <w:r>
              <w:rPr>
                <w:rFonts w:ascii="Consolas" w:eastAsia="Consolas" w:hAnsi="Consolas"/>
                <w:sz w:val="14"/>
              </w:rPr>
              <w:br/>
              <w:t>plt.plot(hasil_k["k"], hasil_k["davies_bouldin"], marker="o")</w:t>
            </w:r>
            <w:r>
              <w:rPr>
                <w:rFonts w:ascii="Consolas" w:eastAsia="Consolas" w:hAnsi="Consolas"/>
                <w:sz w:val="14"/>
              </w:rPr>
              <w:br/>
              <w:t>plt.title("Davies-Bouldin Index untuk Alternatif Jumlah Cluster")</w:t>
            </w:r>
            <w:r>
              <w:rPr>
                <w:rFonts w:ascii="Consolas" w:eastAsia="Consolas" w:hAnsi="Consolas"/>
                <w:sz w:val="14"/>
              </w:rPr>
              <w:br/>
              <w:t>plt.xlabel("Jumlah Cluster (K)")</w:t>
            </w:r>
            <w:r>
              <w:rPr>
                <w:rFonts w:ascii="Consolas" w:eastAsia="Consolas" w:hAnsi="Consolas"/>
                <w:sz w:val="14"/>
              </w:rPr>
              <w:br/>
              <w:t>plt.ylabel("Davies-Bouldin Index")</w:t>
            </w:r>
            <w:r>
              <w:rPr>
                <w:rFonts w:ascii="Consolas" w:eastAsia="Consolas" w:hAnsi="Consolas"/>
                <w:sz w:val="14"/>
              </w:rPr>
              <w:br/>
              <w:t>plt.grid(True, linestyle="--", alpha=0.6)</w:t>
            </w:r>
            <w:r>
              <w:rPr>
                <w:rFonts w:ascii="Consolas" w:eastAsia="Consolas" w:hAnsi="Consolas"/>
                <w:sz w:val="14"/>
              </w:rPr>
              <w:br/>
              <w:t>plt.tight_layout()</w:t>
            </w:r>
            <w:r>
              <w:rPr>
                <w:rFonts w:ascii="Consolas" w:eastAsia="Consolas" w:hAnsi="Consolas"/>
                <w:sz w:val="14"/>
              </w:rPr>
              <w:br/>
              <w:t>plt.savefig("fig_bab4_dbi.png", dpi=180)</w:t>
            </w:r>
            <w:r>
              <w:rPr>
                <w:rFonts w:ascii="Consolas" w:eastAsia="Consolas" w:hAnsi="Consolas"/>
                <w:sz w:val="14"/>
              </w:rPr>
              <w:br/>
              <w:t>plt.show()</w:t>
            </w:r>
          </w:p>
        </w:tc>
      </w:tr>
    </w:tbl>
    <w:p w14:paraId="2578BE65" w14:textId="77777777" w:rsidR="002D5DA9" w:rsidRDefault="004B715A">
      <w:pPr>
        <w:jc w:val="center"/>
        <w:rPr>
          <w:b/>
          <w:i/>
          <w:sz w:val="18"/>
        </w:rPr>
      </w:pPr>
      <w:r>
        <w:rPr>
          <w:b/>
          <w:i/>
          <w:sz w:val="18"/>
        </w:rPr>
        <w:t>Kode 4.2 Visualisasi Elbow, Silhouette, dan Davies-Bouldin</w:t>
      </w:r>
    </w:p>
    <w:p w14:paraId="085E3100" w14:textId="2F51B55D" w:rsidR="00CC5708" w:rsidRPr="00CC5708" w:rsidRDefault="00A00CA1">
      <w:pPr>
        <w:jc w:val="center"/>
        <w:rPr>
          <w:iCs/>
        </w:rPr>
      </w:pPr>
      <w:r>
        <w:rPr>
          <w:noProof/>
        </w:rPr>
        <w:drawing>
          <wp:inline distT="0" distB="0" distL="0" distR="0" wp14:anchorId="7EFDD1BF" wp14:editId="39A813D3">
            <wp:extent cx="6583680" cy="4083050"/>
            <wp:effectExtent l="0" t="0" r="7620" b="0"/>
            <wp:docPr id="537881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583680" cy="4083050"/>
                    </a:xfrm>
                    <a:prstGeom prst="rect">
                      <a:avLst/>
                    </a:prstGeom>
                    <a:noFill/>
                    <a:ln>
                      <a:noFill/>
                    </a:ln>
                  </pic:spPr>
                </pic:pic>
              </a:graphicData>
            </a:graphic>
          </wp:inline>
        </w:drawing>
      </w:r>
    </w:p>
    <w:p w14:paraId="692F41F8" w14:textId="77777777" w:rsidR="002D5DA9" w:rsidRDefault="004B715A">
      <w:pPr>
        <w:jc w:val="center"/>
        <w:rPr>
          <w:b/>
          <w:i/>
          <w:sz w:val="18"/>
        </w:rPr>
      </w:pPr>
      <w:r>
        <w:rPr>
          <w:b/>
          <w:i/>
          <w:sz w:val="18"/>
        </w:rPr>
        <w:t xml:space="preserve">Gambar 4.1 </w:t>
      </w:r>
      <w:proofErr w:type="spellStart"/>
      <w:r>
        <w:rPr>
          <w:b/>
          <w:i/>
          <w:sz w:val="18"/>
        </w:rPr>
        <w:t>Grafik</w:t>
      </w:r>
      <w:proofErr w:type="spellEnd"/>
      <w:r>
        <w:rPr>
          <w:b/>
          <w:i/>
          <w:sz w:val="18"/>
        </w:rPr>
        <w:t xml:space="preserve"> Elbow Method</w:t>
      </w:r>
    </w:p>
    <w:p w14:paraId="3227EE31" w14:textId="77777777" w:rsidR="00463474" w:rsidRDefault="00463474">
      <w:pPr>
        <w:jc w:val="center"/>
        <w:rPr>
          <w:b/>
          <w:iCs/>
          <w:sz w:val="18"/>
        </w:rPr>
      </w:pPr>
    </w:p>
    <w:p w14:paraId="5E04F96E" w14:textId="77777777" w:rsidR="00463474" w:rsidRDefault="00463474">
      <w:pPr>
        <w:jc w:val="center"/>
        <w:rPr>
          <w:b/>
          <w:iCs/>
          <w:sz w:val="18"/>
        </w:rPr>
      </w:pPr>
    </w:p>
    <w:p w14:paraId="17B76369" w14:textId="77777777" w:rsidR="00463474" w:rsidRDefault="00463474">
      <w:pPr>
        <w:jc w:val="center"/>
        <w:rPr>
          <w:b/>
          <w:iCs/>
          <w:sz w:val="18"/>
        </w:rPr>
      </w:pPr>
    </w:p>
    <w:p w14:paraId="0DE6E959" w14:textId="77777777" w:rsidR="00463474" w:rsidRDefault="00463474">
      <w:pPr>
        <w:jc w:val="center"/>
        <w:rPr>
          <w:b/>
          <w:iCs/>
          <w:sz w:val="18"/>
        </w:rPr>
      </w:pPr>
    </w:p>
    <w:p w14:paraId="0FC9E486" w14:textId="77777777" w:rsidR="00463474" w:rsidRDefault="00463474">
      <w:pPr>
        <w:jc w:val="center"/>
        <w:rPr>
          <w:b/>
          <w:iCs/>
          <w:sz w:val="18"/>
        </w:rPr>
      </w:pPr>
    </w:p>
    <w:p w14:paraId="6540DCA5" w14:textId="77777777" w:rsidR="00463474" w:rsidRDefault="00463474">
      <w:pPr>
        <w:jc w:val="center"/>
        <w:rPr>
          <w:b/>
          <w:iCs/>
          <w:sz w:val="18"/>
        </w:rPr>
      </w:pPr>
    </w:p>
    <w:p w14:paraId="5502C45F" w14:textId="2CF7B0F6" w:rsidR="002D5DA9" w:rsidRPr="00463474" w:rsidRDefault="00463474" w:rsidP="00463474">
      <w:pPr>
        <w:jc w:val="center"/>
        <w:rPr>
          <w:iCs/>
        </w:rPr>
      </w:pPr>
      <w:r>
        <w:rPr>
          <w:noProof/>
        </w:rPr>
        <w:drawing>
          <wp:inline distT="0" distB="0" distL="0" distR="0" wp14:anchorId="3924E974" wp14:editId="741F4F3D">
            <wp:extent cx="5442858" cy="3375538"/>
            <wp:effectExtent l="0" t="0" r="5715" b="0"/>
            <wp:docPr id="977001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60804" cy="3386668"/>
                    </a:xfrm>
                    <a:prstGeom prst="rect">
                      <a:avLst/>
                    </a:prstGeom>
                    <a:noFill/>
                    <a:ln>
                      <a:noFill/>
                    </a:ln>
                  </pic:spPr>
                </pic:pic>
              </a:graphicData>
            </a:graphic>
          </wp:inline>
        </w:drawing>
      </w:r>
    </w:p>
    <w:p w14:paraId="06588327" w14:textId="5B041614" w:rsidR="00463474" w:rsidRDefault="004B715A" w:rsidP="00463474">
      <w:pPr>
        <w:jc w:val="center"/>
        <w:rPr>
          <w:b/>
          <w:i/>
          <w:sz w:val="18"/>
        </w:rPr>
      </w:pPr>
      <w:r>
        <w:rPr>
          <w:b/>
          <w:i/>
          <w:sz w:val="18"/>
        </w:rPr>
        <w:t xml:space="preserve">Gambar 4.2 </w:t>
      </w:r>
      <w:proofErr w:type="spellStart"/>
      <w:r>
        <w:rPr>
          <w:b/>
          <w:i/>
          <w:sz w:val="18"/>
        </w:rPr>
        <w:t>Grafik</w:t>
      </w:r>
      <w:proofErr w:type="spellEnd"/>
      <w:r>
        <w:rPr>
          <w:b/>
          <w:i/>
          <w:sz w:val="18"/>
        </w:rPr>
        <w:t xml:space="preserve"> Silhouette Analysis</w:t>
      </w:r>
    </w:p>
    <w:p w14:paraId="7974763F" w14:textId="0628EA1F" w:rsidR="005B236A" w:rsidRPr="005B236A" w:rsidRDefault="005B236A" w:rsidP="00463474">
      <w:pPr>
        <w:jc w:val="center"/>
        <w:rPr>
          <w:b/>
          <w:iCs/>
          <w:sz w:val="18"/>
        </w:rPr>
      </w:pPr>
      <w:r>
        <w:rPr>
          <w:noProof/>
        </w:rPr>
        <w:drawing>
          <wp:inline distT="0" distB="0" distL="0" distR="0" wp14:anchorId="4E908849" wp14:editId="1191A99A">
            <wp:extent cx="5388428" cy="3341780"/>
            <wp:effectExtent l="0" t="0" r="3175" b="0"/>
            <wp:docPr id="13111423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33184" cy="3369536"/>
                    </a:xfrm>
                    <a:prstGeom prst="rect">
                      <a:avLst/>
                    </a:prstGeom>
                    <a:noFill/>
                    <a:ln>
                      <a:noFill/>
                    </a:ln>
                  </pic:spPr>
                </pic:pic>
              </a:graphicData>
            </a:graphic>
          </wp:inline>
        </w:drawing>
      </w:r>
    </w:p>
    <w:p w14:paraId="7DF2482C" w14:textId="77777777" w:rsidR="002D5DA9" w:rsidRDefault="004B715A">
      <w:pPr>
        <w:jc w:val="center"/>
      </w:pPr>
      <w:r>
        <w:rPr>
          <w:b/>
          <w:i/>
          <w:sz w:val="18"/>
        </w:rPr>
        <w:t xml:space="preserve">Gambar 4.3 </w:t>
      </w:r>
      <w:proofErr w:type="spellStart"/>
      <w:r>
        <w:rPr>
          <w:b/>
          <w:i/>
          <w:sz w:val="18"/>
        </w:rPr>
        <w:t>Grafik</w:t>
      </w:r>
      <w:proofErr w:type="spellEnd"/>
      <w:r>
        <w:rPr>
          <w:b/>
          <w:i/>
          <w:sz w:val="18"/>
        </w:rPr>
        <w:t xml:space="preserve"> Davies-Bouldin Index</w:t>
      </w:r>
    </w:p>
    <w:p w14:paraId="52C7C85B" w14:textId="77777777" w:rsidR="002D5DA9" w:rsidRDefault="004B715A">
      <w:r>
        <w:t xml:space="preserve">Silhouette tertinggi berada pada K=2, tetapi K=4 dipilih karena Davies-Bouldin Index lebih baik untuk alternatif segmentasi yang lebih berguna </w:t>
      </w:r>
      <w:proofErr w:type="spellStart"/>
      <w:r>
        <w:t>secara</w:t>
      </w:r>
      <w:proofErr w:type="spellEnd"/>
      <w:r>
        <w:t xml:space="preserve"> </w:t>
      </w:r>
      <w:proofErr w:type="spellStart"/>
      <w:r>
        <w:t>bisnis</w:t>
      </w:r>
      <w:proofErr w:type="spellEnd"/>
      <w:r>
        <w:t xml:space="preserve"> dan </w:t>
      </w:r>
      <w:proofErr w:type="spellStart"/>
      <w:r>
        <w:t>masih</w:t>
      </w:r>
      <w:proofErr w:type="spellEnd"/>
      <w:r>
        <w:t xml:space="preserve"> </w:t>
      </w:r>
      <w:proofErr w:type="spellStart"/>
      <w:r>
        <w:t>dapat</w:t>
      </w:r>
      <w:proofErr w:type="spellEnd"/>
      <w:r>
        <w:t xml:space="preserve"> </w:t>
      </w:r>
      <w:proofErr w:type="spellStart"/>
      <w:r>
        <w:t>diinterpretasikan</w:t>
      </w:r>
      <w:proofErr w:type="spellEnd"/>
      <w:r>
        <w:t>.</w:t>
      </w:r>
    </w:p>
    <w:p w14:paraId="38F633E9" w14:textId="77777777" w:rsidR="005B236A" w:rsidRDefault="005B236A"/>
    <w:p w14:paraId="19702949" w14:textId="77777777" w:rsidR="005B236A" w:rsidRDefault="005B236A"/>
    <w:p w14:paraId="555E2C17" w14:textId="77777777" w:rsidR="002D5DA9" w:rsidRDefault="004B715A">
      <w:pPr>
        <w:pStyle w:val="Heading2"/>
      </w:pPr>
      <w:r>
        <w:t>4.3 Pelatihan Model K-Means Akhir K=4</w:t>
      </w:r>
    </w:p>
    <w:tbl>
      <w:tblPr>
        <w:tblStyle w:val="TableGrid"/>
        <w:tblW w:w="0" w:type="auto"/>
        <w:tblLook w:val="04A0" w:firstRow="1" w:lastRow="0" w:firstColumn="1" w:lastColumn="0" w:noHBand="0" w:noVBand="1"/>
      </w:tblPr>
      <w:tblGrid>
        <w:gridCol w:w="10368"/>
      </w:tblGrid>
      <w:tr w:rsidR="002D5DA9" w14:paraId="3DFF08F7" w14:textId="77777777">
        <w:tc>
          <w:tcPr>
            <w:tcW w:w="10368" w:type="dxa"/>
            <w:shd w:val="clear" w:color="auto" w:fill="F2F2F2"/>
          </w:tcPr>
          <w:p w14:paraId="18CE50D0" w14:textId="77777777" w:rsidR="002D5DA9" w:rsidRDefault="004B715A">
            <w:r>
              <w:rPr>
                <w:rFonts w:ascii="Consolas" w:eastAsia="Consolas" w:hAnsi="Consolas"/>
                <w:sz w:val="14"/>
              </w:rPr>
              <w:t># =========================================================</w:t>
            </w:r>
            <w:r>
              <w:rPr>
                <w:rFonts w:ascii="Consolas" w:eastAsia="Consolas" w:hAnsi="Consolas"/>
                <w:sz w:val="14"/>
              </w:rPr>
              <w:br/>
              <w:t># KODE 4.3 PELATIHAN MODEL K-MEANS AKHIR K=4</w:t>
            </w:r>
            <w:r>
              <w:rPr>
                <w:rFonts w:ascii="Consolas" w:eastAsia="Consolas" w:hAnsi="Consolas"/>
                <w:sz w:val="14"/>
              </w:rPr>
              <w:br/>
              <w:t># =========================================================</w:t>
            </w:r>
            <w:r>
              <w:rPr>
                <w:rFonts w:ascii="Consolas" w:eastAsia="Consolas" w:hAnsi="Consolas"/>
                <w:sz w:val="14"/>
              </w:rPr>
              <w:br/>
              <w:t>k_final = 4</w:t>
            </w:r>
            <w:r>
              <w:rPr>
                <w:rFonts w:ascii="Consolas" w:eastAsia="Consolas" w:hAnsi="Consolas"/>
                <w:sz w:val="14"/>
              </w:rPr>
              <w:br/>
              <w:t>kmeans_final = KMeans(n_clusters=k_final, random_state=RANDOM_STATE, n_init=10, max_iter=300)</w:t>
            </w:r>
            <w:r>
              <w:rPr>
                <w:rFonts w:ascii="Consolas" w:eastAsia="Consolas" w:hAnsi="Consolas"/>
                <w:sz w:val="14"/>
              </w:rPr>
              <w:br/>
              <w:t>cluster_labels = kmeans_final.fit_predict(X)</w:t>
            </w:r>
            <w:r>
              <w:rPr>
                <w:rFonts w:ascii="Consolas" w:eastAsia="Consolas" w:hAnsi="Consolas"/>
                <w:sz w:val="14"/>
              </w:rPr>
              <w:br/>
            </w:r>
            <w:r>
              <w:rPr>
                <w:rFonts w:ascii="Consolas" w:eastAsia="Consolas" w:hAnsi="Consolas"/>
                <w:sz w:val="14"/>
              </w:rPr>
              <w:br/>
              <w:t>print("Jumlah cluster akhir:", k_final)</w:t>
            </w:r>
            <w:r>
              <w:rPr>
                <w:rFonts w:ascii="Consolas" w:eastAsia="Consolas" w:hAnsi="Consolas"/>
                <w:sz w:val="14"/>
              </w:rPr>
              <w:br/>
              <w:t>print("Inertia/WCSS model akhir:", kmeans_final.inertia_)</w:t>
            </w:r>
            <w:r>
              <w:rPr>
                <w:rFonts w:ascii="Consolas" w:eastAsia="Consolas" w:hAnsi="Consolas"/>
                <w:sz w:val="14"/>
              </w:rPr>
              <w:br/>
              <w:t>print("Distribusi cluster:")</w:t>
            </w:r>
            <w:r>
              <w:rPr>
                <w:rFonts w:ascii="Consolas" w:eastAsia="Consolas" w:hAnsi="Consolas"/>
                <w:sz w:val="14"/>
              </w:rPr>
              <w:br/>
              <w:t>print(pd.Series(cluster_labels).value_counts().sort_index())</w:t>
            </w:r>
          </w:p>
        </w:tc>
      </w:tr>
    </w:tbl>
    <w:p w14:paraId="7C07B78E" w14:textId="77777777" w:rsidR="002D5DA9" w:rsidRDefault="004B715A">
      <w:pPr>
        <w:jc w:val="center"/>
      </w:pPr>
      <w:r>
        <w:rPr>
          <w:b/>
          <w:i/>
          <w:sz w:val="18"/>
        </w:rPr>
        <w:t>Kode 4.3 Pelatihan Model K-Means Akhir K=4</w:t>
      </w:r>
    </w:p>
    <w:p w14:paraId="4F19BBE5" w14:textId="77777777" w:rsidR="002D5DA9" w:rsidRDefault="004B715A">
      <w:pPr>
        <w:jc w:val="center"/>
        <w:rPr>
          <w:b/>
          <w:i/>
          <w:sz w:val="18"/>
        </w:rPr>
      </w:pPr>
      <w:r>
        <w:rPr>
          <w:b/>
          <w:i/>
          <w:sz w:val="18"/>
        </w:rPr>
        <w:t xml:space="preserve">Tabel 4.2 Output </w:t>
      </w:r>
      <w:proofErr w:type="spellStart"/>
      <w:r>
        <w:rPr>
          <w:b/>
          <w:i/>
          <w:sz w:val="18"/>
        </w:rPr>
        <w:t>Pelatihan</w:t>
      </w:r>
      <w:proofErr w:type="spellEnd"/>
      <w:r>
        <w:rPr>
          <w:b/>
          <w:i/>
          <w:sz w:val="18"/>
        </w:rPr>
        <w:t xml:space="preserve"> Model Akhir</w:t>
      </w:r>
    </w:p>
    <w:p w14:paraId="0A3C5528" w14:textId="70CC4032" w:rsidR="000477AC" w:rsidRPr="000477AC" w:rsidRDefault="000477AC">
      <w:pPr>
        <w:jc w:val="center"/>
        <w:rPr>
          <w:iCs/>
        </w:rPr>
      </w:pPr>
      <w:r w:rsidRPr="000477AC">
        <w:rPr>
          <w:iCs/>
          <w:noProof/>
        </w:rPr>
        <w:drawing>
          <wp:inline distT="0" distB="0" distL="0" distR="0" wp14:anchorId="66C7AB2F" wp14:editId="01DF234F">
            <wp:extent cx="3819692" cy="495300"/>
            <wp:effectExtent l="0" t="0" r="9525" b="0"/>
            <wp:docPr id="102935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51106" name=""/>
                    <pic:cNvPicPr/>
                  </pic:nvPicPr>
                  <pic:blipFill rotWithShape="1">
                    <a:blip r:embed="rId35"/>
                    <a:srcRect b="70529"/>
                    <a:stretch>
                      <a:fillRect/>
                    </a:stretch>
                  </pic:blipFill>
                  <pic:spPr bwMode="auto">
                    <a:xfrm>
                      <a:off x="0" y="0"/>
                      <a:ext cx="3857409" cy="500191"/>
                    </a:xfrm>
                    <a:prstGeom prst="rect">
                      <a:avLst/>
                    </a:prstGeom>
                    <a:ln>
                      <a:noFill/>
                    </a:ln>
                    <a:extLst>
                      <a:ext uri="{53640926-AAD7-44D8-BBD7-CCE9431645EC}">
                        <a14:shadowObscured xmlns:a14="http://schemas.microsoft.com/office/drawing/2010/main"/>
                      </a:ext>
                    </a:extLst>
                  </pic:spPr>
                </pic:pic>
              </a:graphicData>
            </a:graphic>
          </wp:inline>
        </w:drawing>
      </w:r>
    </w:p>
    <w:p w14:paraId="5D71BD99" w14:textId="77777777" w:rsidR="002D5DA9" w:rsidRDefault="004B715A">
      <w:pPr>
        <w:jc w:val="center"/>
        <w:rPr>
          <w:b/>
          <w:i/>
          <w:sz w:val="18"/>
        </w:rPr>
      </w:pPr>
      <w:r>
        <w:rPr>
          <w:b/>
          <w:i/>
          <w:sz w:val="18"/>
        </w:rPr>
        <w:t xml:space="preserve">Tabel 4.3 </w:t>
      </w:r>
      <w:proofErr w:type="spellStart"/>
      <w:r>
        <w:rPr>
          <w:b/>
          <w:i/>
          <w:sz w:val="18"/>
        </w:rPr>
        <w:t>Distribusi</w:t>
      </w:r>
      <w:proofErr w:type="spellEnd"/>
      <w:r>
        <w:rPr>
          <w:b/>
          <w:i/>
          <w:sz w:val="18"/>
        </w:rPr>
        <w:t xml:space="preserve"> Cluster</w:t>
      </w:r>
    </w:p>
    <w:p w14:paraId="4D88CFE0" w14:textId="149BA077" w:rsidR="000477AC" w:rsidRPr="000477AC" w:rsidRDefault="000477AC">
      <w:pPr>
        <w:jc w:val="center"/>
        <w:rPr>
          <w:iCs/>
        </w:rPr>
      </w:pPr>
      <w:r w:rsidRPr="000477AC">
        <w:rPr>
          <w:iCs/>
          <w:noProof/>
        </w:rPr>
        <w:drawing>
          <wp:inline distT="0" distB="0" distL="0" distR="0" wp14:anchorId="3167B1C6" wp14:editId="06A1005C">
            <wp:extent cx="1773500" cy="919843"/>
            <wp:effectExtent l="0" t="0" r="0" b="0"/>
            <wp:docPr id="10882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51106" name=""/>
                    <pic:cNvPicPr/>
                  </pic:nvPicPr>
                  <pic:blipFill rotWithShape="1">
                    <a:blip r:embed="rId35"/>
                    <a:srcRect t="28471" r="39320"/>
                    <a:stretch>
                      <a:fillRect/>
                    </a:stretch>
                  </pic:blipFill>
                  <pic:spPr bwMode="auto">
                    <a:xfrm>
                      <a:off x="0" y="0"/>
                      <a:ext cx="1779047" cy="922720"/>
                    </a:xfrm>
                    <a:prstGeom prst="rect">
                      <a:avLst/>
                    </a:prstGeom>
                    <a:ln>
                      <a:noFill/>
                    </a:ln>
                    <a:extLst>
                      <a:ext uri="{53640926-AAD7-44D8-BBD7-CCE9431645EC}">
                        <a14:shadowObscured xmlns:a14="http://schemas.microsoft.com/office/drawing/2010/main"/>
                      </a:ext>
                    </a:extLst>
                  </pic:spPr>
                </pic:pic>
              </a:graphicData>
            </a:graphic>
          </wp:inline>
        </w:drawing>
      </w:r>
    </w:p>
    <w:p w14:paraId="0B9A15E8" w14:textId="77777777" w:rsidR="002D5DA9" w:rsidRDefault="004B715A">
      <w:pPr>
        <w:pStyle w:val="Heading2"/>
      </w:pPr>
      <w:r>
        <w:t xml:space="preserve">4.4 </w:t>
      </w:r>
      <w:proofErr w:type="spellStart"/>
      <w:r>
        <w:t>Evaluasi</w:t>
      </w:r>
      <w:proofErr w:type="spellEnd"/>
      <w:r>
        <w:t xml:space="preserve"> Internal Model Akhir dan Distribusi Cluster</w:t>
      </w:r>
    </w:p>
    <w:tbl>
      <w:tblPr>
        <w:tblStyle w:val="TableGrid"/>
        <w:tblW w:w="0" w:type="auto"/>
        <w:tblLook w:val="04A0" w:firstRow="1" w:lastRow="0" w:firstColumn="1" w:lastColumn="0" w:noHBand="0" w:noVBand="1"/>
      </w:tblPr>
      <w:tblGrid>
        <w:gridCol w:w="10368"/>
      </w:tblGrid>
      <w:tr w:rsidR="002D5DA9" w14:paraId="0FC159D3" w14:textId="77777777">
        <w:tc>
          <w:tcPr>
            <w:tcW w:w="10368" w:type="dxa"/>
            <w:shd w:val="clear" w:color="auto" w:fill="F2F2F2"/>
          </w:tcPr>
          <w:p w14:paraId="31471A1B" w14:textId="77777777" w:rsidR="002D5DA9" w:rsidRDefault="004B715A">
            <w:r>
              <w:rPr>
                <w:rFonts w:ascii="Consolas" w:eastAsia="Consolas" w:hAnsi="Consolas"/>
                <w:sz w:val="14"/>
              </w:rPr>
              <w:t># =========================================================</w:t>
            </w:r>
            <w:r>
              <w:rPr>
                <w:rFonts w:ascii="Consolas" w:eastAsia="Consolas" w:hAnsi="Consolas"/>
                <w:sz w:val="14"/>
              </w:rPr>
              <w:br/>
              <w:t># KODE 4.4 EVALUASI INTERNAL MODEL AKHIR DAN DISTRIBUSI CLUSTER</w:t>
            </w:r>
            <w:r>
              <w:rPr>
                <w:rFonts w:ascii="Consolas" w:eastAsia="Consolas" w:hAnsi="Consolas"/>
                <w:sz w:val="14"/>
              </w:rPr>
              <w:br/>
              <w:t># =========================================================</w:t>
            </w:r>
            <w:r>
              <w:rPr>
                <w:rFonts w:ascii="Consolas" w:eastAsia="Consolas" w:hAnsi="Consolas"/>
                <w:sz w:val="14"/>
              </w:rPr>
              <w:br/>
              <w:t>eval_idx = X.sample(n=min(10000, len(X)), random_state=RANDOM_STATE).index</w:t>
            </w:r>
            <w:r>
              <w:rPr>
                <w:rFonts w:ascii="Consolas" w:eastAsia="Consolas" w:hAnsi="Consolas"/>
                <w:sz w:val="14"/>
              </w:rPr>
              <w:br/>
              <w:t>X_eval = X.loc[eval_idx]</w:t>
            </w:r>
            <w:r>
              <w:rPr>
                <w:rFonts w:ascii="Consolas" w:eastAsia="Consolas" w:hAnsi="Consolas"/>
                <w:sz w:val="14"/>
              </w:rPr>
              <w:br/>
              <w:t>labels_eval = cluster_labels[eval_idx]</w:t>
            </w:r>
            <w:r>
              <w:rPr>
                <w:rFonts w:ascii="Consolas" w:eastAsia="Consolas" w:hAnsi="Consolas"/>
                <w:sz w:val="14"/>
              </w:rPr>
              <w:br/>
            </w:r>
            <w:r>
              <w:rPr>
                <w:rFonts w:ascii="Consolas" w:eastAsia="Consolas" w:hAnsi="Consolas"/>
                <w:sz w:val="14"/>
              </w:rPr>
              <w:br/>
              <w:t>final_metrics = pd.DataFrame([{</w:t>
            </w:r>
            <w:r>
              <w:rPr>
                <w:rFonts w:ascii="Consolas" w:eastAsia="Consolas" w:hAnsi="Consolas"/>
                <w:sz w:val="14"/>
              </w:rPr>
              <w:br/>
              <w:t xml:space="preserve">    "Jumlah Cluster (K)": k_final,</w:t>
            </w:r>
            <w:r>
              <w:rPr>
                <w:rFonts w:ascii="Consolas" w:eastAsia="Consolas" w:hAnsi="Consolas"/>
                <w:sz w:val="14"/>
              </w:rPr>
              <w:br/>
              <w:t xml:space="preserve">    "Inertia/WCSS": kmeans_final.inertia_,</w:t>
            </w:r>
            <w:r>
              <w:rPr>
                <w:rFonts w:ascii="Consolas" w:eastAsia="Consolas" w:hAnsi="Consolas"/>
                <w:sz w:val="14"/>
              </w:rPr>
              <w:br/>
              <w:t xml:space="preserve">    "Silhouette Score (sample 10.000)": silhouette_score(X_eval, labels_eval, sample_size=min(5000, len(X_eval)), random_state=RANDOM_STATE),</w:t>
            </w:r>
            <w:r>
              <w:rPr>
                <w:rFonts w:ascii="Consolas" w:eastAsia="Consolas" w:hAnsi="Consolas"/>
                <w:sz w:val="14"/>
              </w:rPr>
              <w:br/>
              <w:t xml:space="preserve">    "Davies-Bouldin Index (sample 10.000)": davies_bouldin_score(X_eval, labels_eval),</w:t>
            </w:r>
            <w:r>
              <w:rPr>
                <w:rFonts w:ascii="Consolas" w:eastAsia="Consolas" w:hAnsi="Consolas"/>
                <w:sz w:val="14"/>
              </w:rPr>
              <w:br/>
              <w:t xml:space="preserve">    "Calinski-Harabasz Index (sample 10.000)": calinski_harabasz_score(X_eval, labels_eval)</w:t>
            </w:r>
            <w:r>
              <w:rPr>
                <w:rFonts w:ascii="Consolas" w:eastAsia="Consolas" w:hAnsi="Consolas"/>
                <w:sz w:val="14"/>
              </w:rPr>
              <w:br/>
              <w:t>}])</w:t>
            </w:r>
            <w:r>
              <w:rPr>
                <w:rFonts w:ascii="Consolas" w:eastAsia="Consolas" w:hAnsi="Consolas"/>
                <w:sz w:val="14"/>
              </w:rPr>
              <w:br/>
              <w:t>display(final_metrics)</w:t>
            </w:r>
            <w:r>
              <w:rPr>
                <w:rFonts w:ascii="Consolas" w:eastAsia="Consolas" w:hAnsi="Consolas"/>
                <w:sz w:val="14"/>
              </w:rPr>
              <w:br/>
              <w:t>final_metrics.to_csv("bab4_final_model_metrics.csv", index=False)</w:t>
            </w:r>
            <w:r>
              <w:rPr>
                <w:rFonts w:ascii="Consolas" w:eastAsia="Consolas" w:hAnsi="Consolas"/>
                <w:sz w:val="14"/>
              </w:rPr>
              <w:br/>
            </w:r>
            <w:r>
              <w:rPr>
                <w:rFonts w:ascii="Consolas" w:eastAsia="Consolas" w:hAnsi="Consolas"/>
                <w:sz w:val="14"/>
              </w:rPr>
              <w:br/>
              <w:t>profile_cluster = profile.copy()</w:t>
            </w:r>
            <w:r>
              <w:rPr>
                <w:rFonts w:ascii="Consolas" w:eastAsia="Consolas" w:hAnsi="Consolas"/>
                <w:sz w:val="14"/>
              </w:rPr>
              <w:br/>
              <w:t>profile_cluster["Cluster"] = cluster_labels</w:t>
            </w:r>
            <w:r>
              <w:rPr>
                <w:rFonts w:ascii="Consolas" w:eastAsia="Consolas" w:hAnsi="Consolas"/>
                <w:sz w:val="14"/>
              </w:rPr>
              <w:br/>
            </w:r>
            <w:r>
              <w:rPr>
                <w:rFonts w:ascii="Consolas" w:eastAsia="Consolas" w:hAnsi="Consolas"/>
                <w:sz w:val="14"/>
              </w:rPr>
              <w:br/>
              <w:t>cluster_size = profile_cluster["Cluster"].value_counts().sort_index().rename("Jumlah").to_frame()</w:t>
            </w:r>
            <w:r>
              <w:rPr>
                <w:rFonts w:ascii="Consolas" w:eastAsia="Consolas" w:hAnsi="Consolas"/>
                <w:sz w:val="14"/>
              </w:rPr>
              <w:br/>
              <w:t>cluster_size["Persentase (%)"] = (cluster_size["Jumlah"] / len(profile_cluster) * 100).round(2)</w:t>
            </w:r>
            <w:r>
              <w:rPr>
                <w:rFonts w:ascii="Consolas" w:eastAsia="Consolas" w:hAnsi="Consolas"/>
                <w:sz w:val="14"/>
              </w:rPr>
              <w:br/>
              <w:t>display(cluster_size)</w:t>
            </w:r>
            <w:r>
              <w:rPr>
                <w:rFonts w:ascii="Consolas" w:eastAsia="Consolas" w:hAnsi="Consolas"/>
                <w:sz w:val="14"/>
              </w:rPr>
              <w:br/>
              <w:t>cluster_size.to_csv("bab4_cluster_size.csv")</w:t>
            </w:r>
            <w:r>
              <w:rPr>
                <w:rFonts w:ascii="Consolas" w:eastAsia="Consolas" w:hAnsi="Consolas"/>
                <w:sz w:val="14"/>
              </w:rPr>
              <w:br/>
            </w:r>
            <w:r>
              <w:rPr>
                <w:rFonts w:ascii="Consolas" w:eastAsia="Consolas" w:hAnsi="Consolas"/>
                <w:sz w:val="14"/>
              </w:rPr>
              <w:br/>
              <w:t>plt.figure(figsize=(8, 5))</w:t>
            </w:r>
            <w:r>
              <w:rPr>
                <w:rFonts w:ascii="Consolas" w:eastAsia="Consolas" w:hAnsi="Consolas"/>
                <w:sz w:val="14"/>
              </w:rPr>
              <w:br/>
              <w:t>plt.bar(cluster_size.index.astype(str), cluster_size["Jumlah"])</w:t>
            </w:r>
            <w:r>
              <w:rPr>
                <w:rFonts w:ascii="Consolas" w:eastAsia="Consolas" w:hAnsi="Consolas"/>
                <w:sz w:val="14"/>
              </w:rPr>
              <w:br/>
              <w:t>plt.title("Jumlah Transaksi pada Setiap Cluster")</w:t>
            </w:r>
            <w:r>
              <w:rPr>
                <w:rFonts w:ascii="Consolas" w:eastAsia="Consolas" w:hAnsi="Consolas"/>
                <w:sz w:val="14"/>
              </w:rPr>
              <w:br/>
              <w:t>plt.xlabel("Cluster")</w:t>
            </w:r>
            <w:r>
              <w:rPr>
                <w:rFonts w:ascii="Consolas" w:eastAsia="Consolas" w:hAnsi="Consolas"/>
                <w:sz w:val="14"/>
              </w:rPr>
              <w:br/>
              <w:t>plt.ylabel("Jumlah Transaksi")</w:t>
            </w:r>
            <w:r>
              <w:rPr>
                <w:rFonts w:ascii="Consolas" w:eastAsia="Consolas" w:hAnsi="Consolas"/>
                <w:sz w:val="14"/>
              </w:rPr>
              <w:br/>
              <w:t>plt.tight_layout()</w:t>
            </w:r>
            <w:r>
              <w:rPr>
                <w:rFonts w:ascii="Consolas" w:eastAsia="Consolas" w:hAnsi="Consolas"/>
                <w:sz w:val="14"/>
              </w:rPr>
              <w:br/>
              <w:t>plt.savefig("fig_bab4_cluster_size.png", dpi=180)</w:t>
            </w:r>
            <w:r>
              <w:rPr>
                <w:rFonts w:ascii="Consolas" w:eastAsia="Consolas" w:hAnsi="Consolas"/>
                <w:sz w:val="14"/>
              </w:rPr>
              <w:br/>
              <w:t>plt.show()</w:t>
            </w:r>
          </w:p>
        </w:tc>
      </w:tr>
    </w:tbl>
    <w:p w14:paraId="079FA93B" w14:textId="77777777" w:rsidR="002D5DA9" w:rsidRDefault="004B715A">
      <w:pPr>
        <w:jc w:val="center"/>
        <w:rPr>
          <w:b/>
          <w:i/>
          <w:sz w:val="18"/>
        </w:rPr>
      </w:pPr>
      <w:r>
        <w:rPr>
          <w:b/>
          <w:i/>
          <w:sz w:val="18"/>
        </w:rPr>
        <w:t xml:space="preserve">Kode 4.4 Evaluasi Internal Model Akhir dan </w:t>
      </w:r>
      <w:proofErr w:type="spellStart"/>
      <w:r>
        <w:rPr>
          <w:b/>
          <w:i/>
          <w:sz w:val="18"/>
        </w:rPr>
        <w:t>Distribusi</w:t>
      </w:r>
      <w:proofErr w:type="spellEnd"/>
      <w:r>
        <w:rPr>
          <w:b/>
          <w:i/>
          <w:sz w:val="18"/>
        </w:rPr>
        <w:t xml:space="preserve"> Cluster</w:t>
      </w:r>
    </w:p>
    <w:p w14:paraId="5E2DD001" w14:textId="77777777" w:rsidR="004E17B4" w:rsidRDefault="004E17B4">
      <w:pPr>
        <w:jc w:val="center"/>
        <w:rPr>
          <w:b/>
          <w:i/>
          <w:sz w:val="18"/>
        </w:rPr>
      </w:pPr>
    </w:p>
    <w:p w14:paraId="55F35769" w14:textId="77777777" w:rsidR="004E17B4" w:rsidRDefault="004E17B4">
      <w:pPr>
        <w:jc w:val="center"/>
        <w:rPr>
          <w:b/>
          <w:i/>
          <w:sz w:val="18"/>
        </w:rPr>
      </w:pPr>
    </w:p>
    <w:p w14:paraId="3E0E6FF4" w14:textId="77777777" w:rsidR="004E17B4" w:rsidRDefault="004E17B4">
      <w:pPr>
        <w:jc w:val="center"/>
      </w:pPr>
    </w:p>
    <w:p w14:paraId="132BEB0B" w14:textId="77777777" w:rsidR="002D5DA9" w:rsidRDefault="004B715A">
      <w:pPr>
        <w:jc w:val="center"/>
        <w:rPr>
          <w:b/>
          <w:i/>
          <w:sz w:val="18"/>
        </w:rPr>
      </w:pPr>
      <w:r>
        <w:rPr>
          <w:b/>
          <w:i/>
          <w:sz w:val="18"/>
        </w:rPr>
        <w:t xml:space="preserve">Tabel 4.4 </w:t>
      </w:r>
      <w:proofErr w:type="spellStart"/>
      <w:r>
        <w:rPr>
          <w:b/>
          <w:i/>
          <w:sz w:val="18"/>
        </w:rPr>
        <w:t>Metrik</w:t>
      </w:r>
      <w:proofErr w:type="spellEnd"/>
      <w:r>
        <w:rPr>
          <w:b/>
          <w:i/>
          <w:sz w:val="18"/>
        </w:rPr>
        <w:t xml:space="preserve"> Model Akhir K=4</w:t>
      </w:r>
    </w:p>
    <w:p w14:paraId="685611DF" w14:textId="575D8853" w:rsidR="00231AF3" w:rsidRPr="00231AF3" w:rsidRDefault="00231AF3">
      <w:pPr>
        <w:jc w:val="center"/>
        <w:rPr>
          <w:iCs/>
        </w:rPr>
      </w:pPr>
      <w:r w:rsidRPr="00231AF3">
        <w:rPr>
          <w:iCs/>
          <w:noProof/>
        </w:rPr>
        <w:drawing>
          <wp:inline distT="0" distB="0" distL="0" distR="0" wp14:anchorId="3A43B789" wp14:editId="6AF19C4D">
            <wp:extent cx="6583680" cy="424815"/>
            <wp:effectExtent l="0" t="0" r="7620" b="0"/>
            <wp:docPr id="101291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18700" name=""/>
                    <pic:cNvPicPr/>
                  </pic:nvPicPr>
                  <pic:blipFill>
                    <a:blip r:embed="rId36"/>
                    <a:stretch>
                      <a:fillRect/>
                    </a:stretch>
                  </pic:blipFill>
                  <pic:spPr>
                    <a:xfrm>
                      <a:off x="0" y="0"/>
                      <a:ext cx="6583680" cy="424815"/>
                    </a:xfrm>
                    <a:prstGeom prst="rect">
                      <a:avLst/>
                    </a:prstGeom>
                  </pic:spPr>
                </pic:pic>
              </a:graphicData>
            </a:graphic>
          </wp:inline>
        </w:drawing>
      </w:r>
    </w:p>
    <w:p w14:paraId="7D5DF913" w14:textId="7E25412F" w:rsidR="004E17B4" w:rsidRDefault="004E17B4">
      <w:pPr>
        <w:jc w:val="center"/>
        <w:rPr>
          <w:noProof/>
        </w:rPr>
      </w:pPr>
      <w:r w:rsidRPr="004E17B4">
        <w:rPr>
          <w:noProof/>
        </w:rPr>
        <w:drawing>
          <wp:inline distT="0" distB="0" distL="0" distR="0" wp14:anchorId="7642A07B" wp14:editId="75138AFD">
            <wp:extent cx="1874682" cy="1386960"/>
            <wp:effectExtent l="0" t="0" r="0" b="3810"/>
            <wp:docPr id="7797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0975" name=""/>
                    <pic:cNvPicPr/>
                  </pic:nvPicPr>
                  <pic:blipFill>
                    <a:blip r:embed="rId37"/>
                    <a:stretch>
                      <a:fillRect/>
                    </a:stretch>
                  </pic:blipFill>
                  <pic:spPr>
                    <a:xfrm>
                      <a:off x="0" y="0"/>
                      <a:ext cx="1874682" cy="1386960"/>
                    </a:xfrm>
                    <a:prstGeom prst="rect">
                      <a:avLst/>
                    </a:prstGeom>
                  </pic:spPr>
                </pic:pic>
              </a:graphicData>
            </a:graphic>
          </wp:inline>
        </w:drawing>
      </w:r>
    </w:p>
    <w:p w14:paraId="237CCB88" w14:textId="7F8AE551" w:rsidR="002D5DA9" w:rsidRDefault="00332C03">
      <w:pPr>
        <w:jc w:val="center"/>
      </w:pPr>
      <w:r>
        <w:rPr>
          <w:noProof/>
        </w:rPr>
        <w:drawing>
          <wp:inline distT="0" distB="0" distL="0" distR="0" wp14:anchorId="1FC52105" wp14:editId="041158FE">
            <wp:extent cx="5644243" cy="3500432"/>
            <wp:effectExtent l="0" t="0" r="0" b="5080"/>
            <wp:docPr id="14554374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57386" cy="3508583"/>
                    </a:xfrm>
                    <a:prstGeom prst="rect">
                      <a:avLst/>
                    </a:prstGeom>
                    <a:noFill/>
                    <a:ln>
                      <a:noFill/>
                    </a:ln>
                  </pic:spPr>
                </pic:pic>
              </a:graphicData>
            </a:graphic>
          </wp:inline>
        </w:drawing>
      </w:r>
    </w:p>
    <w:p w14:paraId="0598E21F" w14:textId="77777777" w:rsidR="002D5DA9" w:rsidRDefault="004B715A">
      <w:pPr>
        <w:jc w:val="center"/>
      </w:pPr>
      <w:r>
        <w:rPr>
          <w:b/>
          <w:i/>
          <w:sz w:val="18"/>
        </w:rPr>
        <w:t>Gambar 4.4 Jumlah Transaksi pada Setiap Cluster</w:t>
      </w:r>
    </w:p>
    <w:p w14:paraId="55277E33" w14:textId="77777777" w:rsidR="002D5DA9" w:rsidRDefault="004B715A">
      <w:r>
        <w:t>Model akhir menggunakan seluruh data hasil preparation berjumlah 903.935 transaksi. Label cluster kemudian digabungkan ke data profiling untuk analisis karakteristik cluster.</w:t>
      </w:r>
    </w:p>
    <w:p w14:paraId="67215A8B" w14:textId="77777777" w:rsidR="002D5DA9" w:rsidRDefault="004B715A">
      <w:pPr>
        <w:pStyle w:val="Heading2"/>
      </w:pPr>
      <w:r>
        <w:t>4.5 Ringkasan Awal Profil Cluster, PCA, dan Simpan Output Modeling</w:t>
      </w:r>
    </w:p>
    <w:tbl>
      <w:tblPr>
        <w:tblStyle w:val="TableGrid"/>
        <w:tblW w:w="0" w:type="auto"/>
        <w:tblLook w:val="04A0" w:firstRow="1" w:lastRow="0" w:firstColumn="1" w:lastColumn="0" w:noHBand="0" w:noVBand="1"/>
      </w:tblPr>
      <w:tblGrid>
        <w:gridCol w:w="10368"/>
      </w:tblGrid>
      <w:tr w:rsidR="002D5DA9" w14:paraId="37F91051" w14:textId="77777777">
        <w:tc>
          <w:tcPr>
            <w:tcW w:w="10368" w:type="dxa"/>
            <w:shd w:val="clear" w:color="auto" w:fill="F2F2F2"/>
          </w:tcPr>
          <w:p w14:paraId="059B758B" w14:textId="77777777" w:rsidR="002D5DA9" w:rsidRDefault="004B715A">
            <w:r>
              <w:rPr>
                <w:rFonts w:ascii="Consolas" w:eastAsia="Consolas" w:hAnsi="Consolas"/>
                <w:sz w:val="14"/>
              </w:rPr>
              <w:t># =========================================================</w:t>
            </w:r>
            <w:r>
              <w:rPr>
                <w:rFonts w:ascii="Consolas" w:eastAsia="Consolas" w:hAnsi="Consolas"/>
                <w:sz w:val="14"/>
              </w:rPr>
              <w:br/>
              <w:t># KODE 4.5 RINGKASAN AWAL PROFIL CLUSTER, PCA, DAN SIMPAN OUTPUT MODELING</w:t>
            </w:r>
            <w:r>
              <w:rPr>
                <w:rFonts w:ascii="Consolas" w:eastAsia="Consolas" w:hAnsi="Consolas"/>
                <w:sz w:val="14"/>
              </w:rPr>
              <w:br/>
              <w:t># =========================================================</w:t>
            </w:r>
            <w:r>
              <w:rPr>
                <w:rFonts w:ascii="Consolas" w:eastAsia="Consolas" w:hAnsi="Consolas"/>
                <w:sz w:val="14"/>
              </w:rPr>
              <w:br/>
              <w:t>ringkasan = []</w:t>
            </w:r>
            <w:r>
              <w:rPr>
                <w:rFonts w:ascii="Consolas" w:eastAsia="Consolas" w:hAnsi="Consolas"/>
                <w:sz w:val="14"/>
              </w:rPr>
              <w:br/>
              <w:t>for c in sorted(profile_cluster["Cluster"].unique()):</w:t>
            </w:r>
            <w:r>
              <w:rPr>
                <w:rFonts w:ascii="Consolas" w:eastAsia="Consolas" w:hAnsi="Consolas"/>
                <w:sz w:val="14"/>
              </w:rPr>
              <w:br/>
              <w:t xml:space="preserve">    data_c = profile_cluster[profile_cluster["Cluster"] == c]</w:t>
            </w:r>
            <w:r>
              <w:rPr>
                <w:rFonts w:ascii="Consolas" w:eastAsia="Consolas" w:hAnsi="Consolas"/>
                <w:sz w:val="14"/>
              </w:rPr>
              <w:br/>
              <w:t xml:space="preserve">    ringkasan.append({</w:t>
            </w:r>
            <w:r>
              <w:rPr>
                <w:rFonts w:ascii="Consolas" w:eastAsia="Consolas" w:hAnsi="Consolas"/>
                <w:sz w:val="14"/>
              </w:rPr>
              <w:br/>
              <w:t xml:space="preserve">        "Cluster": c,</w:t>
            </w:r>
            <w:r>
              <w:rPr>
                <w:rFonts w:ascii="Consolas" w:eastAsia="Consolas" w:hAnsi="Consolas"/>
                <w:sz w:val="14"/>
              </w:rPr>
              <w:br/>
              <w:t xml:space="preserve">        "Jumlah Transaksi": len(data_c),</w:t>
            </w:r>
            <w:r>
              <w:rPr>
                <w:rFonts w:ascii="Consolas" w:eastAsia="Consolas" w:hAnsi="Consolas"/>
                <w:sz w:val="14"/>
              </w:rPr>
              <w:br/>
              <w:t xml:space="preserve">        "Persentase (%)": round(len(data_c) / len(profile_cluster) * 100, 2),</w:t>
            </w:r>
            <w:r>
              <w:rPr>
                <w:rFonts w:ascii="Consolas" w:eastAsia="Consolas" w:hAnsi="Consolas"/>
                <w:sz w:val="14"/>
              </w:rPr>
              <w:br/>
              <w:t xml:space="preserve">        "Rata-rata Age": round(data_c["Age"].mean(), 2),</w:t>
            </w:r>
            <w:r>
              <w:rPr>
                <w:rFonts w:ascii="Consolas" w:eastAsia="Consolas" w:hAnsi="Consolas"/>
                <w:sz w:val="14"/>
              </w:rPr>
              <w:br/>
              <w:t xml:space="preserve">        "Median Age": round(data_c["Age"].median(), 2),</w:t>
            </w:r>
            <w:r>
              <w:rPr>
                <w:rFonts w:ascii="Consolas" w:eastAsia="Consolas" w:hAnsi="Consolas"/>
                <w:sz w:val="14"/>
              </w:rPr>
              <w:br/>
              <w:t xml:space="preserve">        "Rata-rata Amount_spent": round(data_c["Amount_spent"].mean(), 2),</w:t>
            </w:r>
            <w:r>
              <w:rPr>
                <w:rFonts w:ascii="Consolas" w:eastAsia="Consolas" w:hAnsi="Consolas"/>
                <w:sz w:val="14"/>
              </w:rPr>
              <w:br/>
              <w:t xml:space="preserve">        "Median Amount_spent": round(data_c["Amount_spent"].median(), 2),</w:t>
            </w:r>
            <w:r>
              <w:rPr>
                <w:rFonts w:ascii="Consolas" w:eastAsia="Consolas" w:hAnsi="Consolas"/>
                <w:sz w:val="14"/>
              </w:rPr>
              <w:br/>
              <w:t xml:space="preserve">        "Referral dominan": data_c["Referral"].mode().iat[0],</w:t>
            </w:r>
            <w:r>
              <w:rPr>
                <w:rFonts w:ascii="Consolas" w:eastAsia="Consolas" w:hAnsi="Consolas"/>
                <w:sz w:val="14"/>
              </w:rPr>
              <w:br/>
              <w:t xml:space="preserve">        "Gender dominan": data_c["Gender"].mode().iat[0],</w:t>
            </w:r>
            <w:r>
              <w:rPr>
                <w:rFonts w:ascii="Consolas" w:eastAsia="Consolas" w:hAnsi="Consolas"/>
                <w:sz w:val="14"/>
              </w:rPr>
              <w:br/>
              <w:t xml:space="preserve">        "Marital dominan": data_c["Marital_status"].mode().iat[0],</w:t>
            </w:r>
            <w:r>
              <w:rPr>
                <w:rFonts w:ascii="Consolas" w:eastAsia="Consolas" w:hAnsi="Consolas"/>
                <w:sz w:val="14"/>
              </w:rPr>
              <w:br/>
              <w:t xml:space="preserve">        "Employees dominan": data_c["Employees_status"].mode().iat[0],</w:t>
            </w:r>
            <w:r>
              <w:rPr>
                <w:rFonts w:ascii="Consolas" w:eastAsia="Consolas" w:hAnsi="Consolas"/>
                <w:sz w:val="14"/>
              </w:rPr>
              <w:br/>
              <w:t xml:space="preserve">        "Payment dominan": data_c["Payment_method"].mode().iat[0],</w:t>
            </w:r>
            <w:r>
              <w:rPr>
                <w:rFonts w:ascii="Consolas" w:eastAsia="Consolas" w:hAnsi="Consolas"/>
                <w:sz w:val="14"/>
              </w:rPr>
              <w:br/>
              <w:t xml:space="preserve">        "Segment bawaan dominan": data_c["Segment"].mode().iat[0],</w:t>
            </w:r>
            <w:r>
              <w:rPr>
                <w:rFonts w:ascii="Consolas" w:eastAsia="Consolas" w:hAnsi="Consolas"/>
                <w:sz w:val="14"/>
              </w:rPr>
              <w:br/>
              <w:t xml:space="preserve">        "State dominan": data_c["State_names"].mode().iat[0]</w:t>
            </w:r>
            <w:r>
              <w:rPr>
                <w:rFonts w:ascii="Consolas" w:eastAsia="Consolas" w:hAnsi="Consolas"/>
                <w:sz w:val="14"/>
              </w:rPr>
              <w:br/>
              <w:t xml:space="preserve">    })</w:t>
            </w:r>
            <w:r>
              <w:rPr>
                <w:rFonts w:ascii="Consolas" w:eastAsia="Consolas" w:hAnsi="Consolas"/>
                <w:sz w:val="14"/>
              </w:rPr>
              <w:br/>
            </w:r>
            <w:r>
              <w:rPr>
                <w:rFonts w:ascii="Consolas" w:eastAsia="Consolas" w:hAnsi="Consolas"/>
                <w:sz w:val="14"/>
              </w:rPr>
              <w:br/>
              <w:t>cluster_profile_summary = pd.DataFrame(ringkasan)</w:t>
            </w:r>
            <w:r>
              <w:rPr>
                <w:rFonts w:ascii="Consolas" w:eastAsia="Consolas" w:hAnsi="Consolas"/>
                <w:sz w:val="14"/>
              </w:rPr>
              <w:br/>
              <w:t>display(cluster_profile_summary)</w:t>
            </w:r>
            <w:r>
              <w:rPr>
                <w:rFonts w:ascii="Consolas" w:eastAsia="Consolas" w:hAnsi="Consolas"/>
                <w:sz w:val="14"/>
              </w:rPr>
              <w:br/>
              <w:t>cluster_profile_summary.to_csv("bab4_cluster_profile_summary.csv", index=False)</w:t>
            </w:r>
            <w:r>
              <w:rPr>
                <w:rFonts w:ascii="Consolas" w:eastAsia="Consolas" w:hAnsi="Consolas"/>
                <w:sz w:val="14"/>
              </w:rPr>
              <w:br/>
            </w:r>
            <w:r>
              <w:rPr>
                <w:rFonts w:ascii="Consolas" w:eastAsia="Consolas" w:hAnsi="Consolas"/>
                <w:sz w:val="14"/>
              </w:rPr>
              <w:br/>
              <w:t>viz_idx = X.sample(n=min(10000, len(X)), random_state=RANDOM_STATE).index</w:t>
            </w:r>
            <w:r>
              <w:rPr>
                <w:rFonts w:ascii="Consolas" w:eastAsia="Consolas" w:hAnsi="Consolas"/>
                <w:sz w:val="14"/>
              </w:rPr>
              <w:br/>
              <w:t>pca = PCA(n_components=2, random_state=RANDOM_STATE)</w:t>
            </w:r>
            <w:r>
              <w:rPr>
                <w:rFonts w:ascii="Consolas" w:eastAsia="Consolas" w:hAnsi="Consolas"/>
                <w:sz w:val="14"/>
              </w:rPr>
              <w:br/>
              <w:t>pcs = pca.fit_transform(X.loc[viz_idx])</w:t>
            </w:r>
            <w:r>
              <w:rPr>
                <w:rFonts w:ascii="Consolas" w:eastAsia="Consolas" w:hAnsi="Consolas"/>
                <w:sz w:val="14"/>
              </w:rPr>
              <w:br/>
            </w:r>
            <w:r>
              <w:rPr>
                <w:rFonts w:ascii="Consolas" w:eastAsia="Consolas" w:hAnsi="Consolas"/>
                <w:sz w:val="14"/>
              </w:rPr>
              <w:br/>
              <w:t>viz = pd.DataFrame({"PC1": pcs[:, 0], "PC2": pcs[:, 1], "Cluster": cluster_labels[viz_idx].astype(str)})</w:t>
            </w:r>
            <w:r>
              <w:rPr>
                <w:rFonts w:ascii="Consolas" w:eastAsia="Consolas" w:hAnsi="Consolas"/>
                <w:sz w:val="14"/>
              </w:rPr>
              <w:br/>
              <w:t>plt.figure(figsize=(8, 6))</w:t>
            </w:r>
            <w:r>
              <w:rPr>
                <w:rFonts w:ascii="Consolas" w:eastAsia="Consolas" w:hAnsi="Consolas"/>
                <w:sz w:val="14"/>
              </w:rPr>
              <w:br/>
              <w:t>for cl in sorted(viz["Cluster"].unique()):</w:t>
            </w:r>
            <w:r>
              <w:rPr>
                <w:rFonts w:ascii="Consolas" w:eastAsia="Consolas" w:hAnsi="Consolas"/>
                <w:sz w:val="14"/>
              </w:rPr>
              <w:br/>
              <w:t xml:space="preserve">    sub = viz[viz["Cluster"] == cl]</w:t>
            </w:r>
            <w:r>
              <w:rPr>
                <w:rFonts w:ascii="Consolas" w:eastAsia="Consolas" w:hAnsi="Consolas"/>
                <w:sz w:val="14"/>
              </w:rPr>
              <w:br/>
              <w:t xml:space="preserve">    plt.scatter(sub["PC1"], sub["PC2"], s=8, alpha=0.5, label=f"Cluster {cl}")</w:t>
            </w:r>
            <w:r>
              <w:rPr>
                <w:rFonts w:ascii="Consolas" w:eastAsia="Consolas" w:hAnsi="Consolas"/>
                <w:sz w:val="14"/>
              </w:rPr>
              <w:br/>
              <w:t>plt.title("Visualisasi Cluster Menggunakan PCA 2D (Sample 10.000)")</w:t>
            </w:r>
            <w:r>
              <w:rPr>
                <w:rFonts w:ascii="Consolas" w:eastAsia="Consolas" w:hAnsi="Consolas"/>
                <w:sz w:val="14"/>
              </w:rPr>
              <w:br/>
              <w:t>plt.xlabel(f"PC1 ({pca.explained_variance_ratio_[0]*100:.2f}% var.)")</w:t>
            </w:r>
            <w:r>
              <w:rPr>
                <w:rFonts w:ascii="Consolas" w:eastAsia="Consolas" w:hAnsi="Consolas"/>
                <w:sz w:val="14"/>
              </w:rPr>
              <w:br/>
              <w:t>plt.ylabel(f"PC2 ({pca.explained_variance_ratio_[1]*100:.2f}% var.)")</w:t>
            </w:r>
            <w:r>
              <w:rPr>
                <w:rFonts w:ascii="Consolas" w:eastAsia="Consolas" w:hAnsi="Consolas"/>
                <w:sz w:val="14"/>
              </w:rPr>
              <w:br/>
              <w:t>plt.legend(markerscale=2)</w:t>
            </w:r>
            <w:r>
              <w:rPr>
                <w:rFonts w:ascii="Consolas" w:eastAsia="Consolas" w:hAnsi="Consolas"/>
                <w:sz w:val="14"/>
              </w:rPr>
              <w:br/>
              <w:t>plt.tight_layout()</w:t>
            </w:r>
            <w:r>
              <w:rPr>
                <w:rFonts w:ascii="Consolas" w:eastAsia="Consolas" w:hAnsi="Consolas"/>
                <w:sz w:val="14"/>
              </w:rPr>
              <w:br/>
              <w:t>plt.savefig("fig_bab4_pca_cluster.png", dpi=180)</w:t>
            </w:r>
            <w:r>
              <w:rPr>
                <w:rFonts w:ascii="Consolas" w:eastAsia="Consolas" w:hAnsi="Consolas"/>
                <w:sz w:val="14"/>
              </w:rPr>
              <w:br/>
              <w:t>plt.show()</w:t>
            </w:r>
            <w:r>
              <w:rPr>
                <w:rFonts w:ascii="Consolas" w:eastAsia="Consolas" w:hAnsi="Consolas"/>
                <w:sz w:val="14"/>
              </w:rPr>
              <w:br/>
            </w:r>
            <w:r>
              <w:rPr>
                <w:rFonts w:ascii="Consolas" w:eastAsia="Consolas" w:hAnsi="Consolas"/>
                <w:sz w:val="14"/>
              </w:rPr>
              <w:br/>
              <w:t>profile_cluster.to_csv("data_clustering_profile_with_cluster.csv", index=False)</w:t>
            </w:r>
            <w:r>
              <w:rPr>
                <w:rFonts w:ascii="Consolas" w:eastAsia="Consolas" w:hAnsi="Consolas"/>
                <w:sz w:val="14"/>
              </w:rPr>
              <w:br/>
              <w:t>pd.DataFrame(kmeans_final.cluster_centers_, columns=X.columns).to_csv("bab4_kmeans_centroids.csv", index=False)</w:t>
            </w:r>
            <w:r>
              <w:rPr>
                <w:rFonts w:ascii="Consolas" w:eastAsia="Consolas" w:hAnsi="Consolas"/>
                <w:sz w:val="14"/>
              </w:rPr>
              <w:br/>
              <w:t>joblib.dump(kmeans_final, "model_kmeans_clustering_k4.pkl")</w:t>
            </w:r>
            <w:r>
              <w:rPr>
                <w:rFonts w:ascii="Consolas" w:eastAsia="Consolas" w:hAnsi="Consolas"/>
                <w:sz w:val="14"/>
              </w:rPr>
              <w:br/>
            </w:r>
            <w:r>
              <w:rPr>
                <w:rFonts w:ascii="Consolas" w:eastAsia="Consolas" w:hAnsi="Consolas"/>
                <w:sz w:val="14"/>
              </w:rPr>
              <w:br/>
              <w:t>print("Output modeling berhasil disimpan.")</w:t>
            </w:r>
          </w:p>
        </w:tc>
      </w:tr>
    </w:tbl>
    <w:p w14:paraId="68F3BD74" w14:textId="77777777" w:rsidR="002D5DA9" w:rsidRDefault="004B715A">
      <w:pPr>
        <w:jc w:val="center"/>
      </w:pPr>
      <w:r>
        <w:rPr>
          <w:b/>
          <w:i/>
          <w:sz w:val="18"/>
        </w:rPr>
        <w:t>Kode 4.5 Ringkasan Awal Profil Cluster, PCA, dan Simpan Output Modeling</w:t>
      </w:r>
    </w:p>
    <w:p w14:paraId="69B7F6A9" w14:textId="77777777" w:rsidR="002D5DA9" w:rsidRDefault="004B715A">
      <w:pPr>
        <w:jc w:val="center"/>
        <w:rPr>
          <w:b/>
          <w:i/>
          <w:sz w:val="18"/>
        </w:rPr>
      </w:pPr>
      <w:r>
        <w:rPr>
          <w:b/>
          <w:i/>
          <w:sz w:val="18"/>
        </w:rPr>
        <w:t xml:space="preserve">Tabel 4.5 </w:t>
      </w:r>
      <w:proofErr w:type="spellStart"/>
      <w:r>
        <w:rPr>
          <w:b/>
          <w:i/>
          <w:sz w:val="18"/>
        </w:rPr>
        <w:t>Ringkasan</w:t>
      </w:r>
      <w:proofErr w:type="spellEnd"/>
      <w:r>
        <w:rPr>
          <w:b/>
          <w:i/>
          <w:sz w:val="18"/>
        </w:rPr>
        <w:t xml:space="preserve"> Awal </w:t>
      </w:r>
      <w:proofErr w:type="spellStart"/>
      <w:r>
        <w:rPr>
          <w:b/>
          <w:i/>
          <w:sz w:val="18"/>
        </w:rPr>
        <w:t>Profil</w:t>
      </w:r>
      <w:proofErr w:type="spellEnd"/>
      <w:r>
        <w:rPr>
          <w:b/>
          <w:i/>
          <w:sz w:val="18"/>
        </w:rPr>
        <w:t xml:space="preserve"> Cluster</w:t>
      </w:r>
    </w:p>
    <w:p w14:paraId="538DC3D1" w14:textId="73A2D839" w:rsidR="00420071" w:rsidRPr="00420071" w:rsidRDefault="00420071" w:rsidP="00420071">
      <w:pPr>
        <w:ind w:left="-426"/>
        <w:jc w:val="center"/>
        <w:rPr>
          <w:iCs/>
        </w:rPr>
      </w:pPr>
      <w:r w:rsidRPr="00420071">
        <w:rPr>
          <w:iCs/>
          <w:noProof/>
        </w:rPr>
        <w:drawing>
          <wp:inline distT="0" distB="0" distL="0" distR="0" wp14:anchorId="494E01B6" wp14:editId="3739D2F4">
            <wp:extent cx="6989012" cy="805543"/>
            <wp:effectExtent l="0" t="0" r="2540" b="0"/>
            <wp:docPr id="6965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0581" name=""/>
                    <pic:cNvPicPr/>
                  </pic:nvPicPr>
                  <pic:blipFill>
                    <a:blip r:embed="rId39"/>
                    <a:stretch>
                      <a:fillRect/>
                    </a:stretch>
                  </pic:blipFill>
                  <pic:spPr>
                    <a:xfrm>
                      <a:off x="0" y="0"/>
                      <a:ext cx="7002996" cy="807155"/>
                    </a:xfrm>
                    <a:prstGeom prst="rect">
                      <a:avLst/>
                    </a:prstGeom>
                  </pic:spPr>
                </pic:pic>
              </a:graphicData>
            </a:graphic>
          </wp:inline>
        </w:drawing>
      </w:r>
    </w:p>
    <w:p w14:paraId="43A74D54" w14:textId="270B739E" w:rsidR="002D5DA9" w:rsidRDefault="000A55A1">
      <w:pPr>
        <w:jc w:val="center"/>
      </w:pPr>
      <w:r>
        <w:rPr>
          <w:noProof/>
        </w:rPr>
        <w:drawing>
          <wp:inline distT="0" distB="0" distL="0" distR="0" wp14:anchorId="7B457552" wp14:editId="4128AD47">
            <wp:extent cx="4484914" cy="3349410"/>
            <wp:effectExtent l="0" t="0" r="0" b="3810"/>
            <wp:docPr id="2201294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94328" cy="3356441"/>
                    </a:xfrm>
                    <a:prstGeom prst="rect">
                      <a:avLst/>
                    </a:prstGeom>
                    <a:noFill/>
                    <a:ln>
                      <a:noFill/>
                    </a:ln>
                  </pic:spPr>
                </pic:pic>
              </a:graphicData>
            </a:graphic>
          </wp:inline>
        </w:drawing>
      </w:r>
    </w:p>
    <w:p w14:paraId="044E7473" w14:textId="77777777" w:rsidR="002D5DA9" w:rsidRDefault="004B715A">
      <w:pPr>
        <w:jc w:val="center"/>
      </w:pPr>
      <w:r>
        <w:rPr>
          <w:b/>
          <w:i/>
          <w:sz w:val="18"/>
        </w:rPr>
        <w:t xml:space="preserve">Gambar 4.5 </w:t>
      </w:r>
      <w:proofErr w:type="spellStart"/>
      <w:r>
        <w:rPr>
          <w:b/>
          <w:i/>
          <w:sz w:val="18"/>
        </w:rPr>
        <w:t>Visualisasi</w:t>
      </w:r>
      <w:proofErr w:type="spellEnd"/>
      <w:r>
        <w:rPr>
          <w:b/>
          <w:i/>
          <w:sz w:val="18"/>
        </w:rPr>
        <w:t xml:space="preserve"> Cluster </w:t>
      </w:r>
      <w:proofErr w:type="spellStart"/>
      <w:r>
        <w:rPr>
          <w:b/>
          <w:i/>
          <w:sz w:val="18"/>
        </w:rPr>
        <w:t>Menggunakan</w:t>
      </w:r>
      <w:proofErr w:type="spellEnd"/>
      <w:r>
        <w:rPr>
          <w:b/>
          <w:i/>
          <w:sz w:val="18"/>
        </w:rPr>
        <w:t xml:space="preserve"> PCA 2D</w:t>
      </w:r>
    </w:p>
    <w:p w14:paraId="50D60697" w14:textId="77777777" w:rsidR="002D5DA9" w:rsidRDefault="004B715A">
      <w:pPr>
        <w:jc w:val="center"/>
      </w:pPr>
      <w:r>
        <w:rPr>
          <w:b/>
          <w:i/>
          <w:sz w:val="18"/>
        </w:rPr>
        <w:t>Tabel 4.6 Centroid K-Means Final</w:t>
      </w:r>
    </w:p>
    <w:tbl>
      <w:tblPr>
        <w:tblStyle w:val="TableGrid"/>
        <w:tblW w:w="0" w:type="auto"/>
        <w:jc w:val="center"/>
        <w:shd w:val="clear" w:color="auto" w:fill="FFFFFF" w:themeFill="background1"/>
        <w:tblLook w:val="04A0" w:firstRow="1" w:lastRow="0" w:firstColumn="1" w:lastColumn="0" w:noHBand="0" w:noVBand="1"/>
      </w:tblPr>
      <w:tblGrid>
        <w:gridCol w:w="334"/>
        <w:gridCol w:w="387"/>
        <w:gridCol w:w="458"/>
        <w:gridCol w:w="557"/>
        <w:gridCol w:w="553"/>
        <w:gridCol w:w="518"/>
        <w:gridCol w:w="592"/>
        <w:gridCol w:w="684"/>
        <w:gridCol w:w="647"/>
        <w:gridCol w:w="770"/>
        <w:gridCol w:w="672"/>
        <w:gridCol w:w="842"/>
        <w:gridCol w:w="754"/>
        <w:gridCol w:w="740"/>
        <w:gridCol w:w="678"/>
        <w:gridCol w:w="691"/>
        <w:gridCol w:w="707"/>
      </w:tblGrid>
      <w:tr w:rsidR="002D5DA9" w14:paraId="3EAA07D4" w14:textId="77777777" w:rsidTr="008E1ADB">
        <w:trPr>
          <w:tblHeader/>
          <w:jc w:val="center"/>
        </w:trPr>
        <w:tc>
          <w:tcPr>
            <w:tcW w:w="610" w:type="dxa"/>
            <w:shd w:val="clear" w:color="auto" w:fill="FFFFFF" w:themeFill="background1"/>
            <w:vAlign w:val="center"/>
          </w:tcPr>
          <w:p w14:paraId="3DC7AC24" w14:textId="77777777" w:rsidR="002D5DA9" w:rsidRDefault="004B715A">
            <w:pPr>
              <w:jc w:val="center"/>
            </w:pPr>
            <w:r>
              <w:rPr>
                <w:b/>
                <w:sz w:val="10"/>
              </w:rPr>
              <w:t>Cluster</w:t>
            </w:r>
          </w:p>
        </w:tc>
        <w:tc>
          <w:tcPr>
            <w:tcW w:w="610" w:type="dxa"/>
            <w:shd w:val="clear" w:color="auto" w:fill="FFFFFF" w:themeFill="background1"/>
            <w:vAlign w:val="center"/>
          </w:tcPr>
          <w:p w14:paraId="3023C063" w14:textId="77777777" w:rsidR="002D5DA9" w:rsidRDefault="004B715A">
            <w:pPr>
              <w:jc w:val="center"/>
            </w:pPr>
            <w:r>
              <w:rPr>
                <w:b/>
                <w:sz w:val="10"/>
              </w:rPr>
              <w:t>num__Age</w:t>
            </w:r>
          </w:p>
        </w:tc>
        <w:tc>
          <w:tcPr>
            <w:tcW w:w="610" w:type="dxa"/>
            <w:shd w:val="clear" w:color="auto" w:fill="FFFFFF" w:themeFill="background1"/>
            <w:vAlign w:val="center"/>
          </w:tcPr>
          <w:p w14:paraId="6698719A" w14:textId="77777777" w:rsidR="002D5DA9" w:rsidRDefault="004B715A">
            <w:pPr>
              <w:jc w:val="center"/>
            </w:pPr>
            <w:r>
              <w:rPr>
                <w:b/>
                <w:sz w:val="10"/>
              </w:rPr>
              <w:t>num__Referral</w:t>
            </w:r>
          </w:p>
        </w:tc>
        <w:tc>
          <w:tcPr>
            <w:tcW w:w="610" w:type="dxa"/>
            <w:shd w:val="clear" w:color="auto" w:fill="FFFFFF" w:themeFill="background1"/>
            <w:vAlign w:val="center"/>
          </w:tcPr>
          <w:p w14:paraId="014B0068" w14:textId="77777777" w:rsidR="002D5DA9" w:rsidRDefault="004B715A">
            <w:pPr>
              <w:jc w:val="center"/>
            </w:pPr>
            <w:r>
              <w:rPr>
                <w:b/>
                <w:sz w:val="10"/>
              </w:rPr>
              <w:t>num__Amount_spent</w:t>
            </w:r>
          </w:p>
        </w:tc>
        <w:tc>
          <w:tcPr>
            <w:tcW w:w="610" w:type="dxa"/>
            <w:shd w:val="clear" w:color="auto" w:fill="FFFFFF" w:themeFill="background1"/>
            <w:vAlign w:val="center"/>
          </w:tcPr>
          <w:p w14:paraId="355B58FE" w14:textId="77777777" w:rsidR="002D5DA9" w:rsidRDefault="004B715A">
            <w:pPr>
              <w:jc w:val="center"/>
            </w:pPr>
            <w:r>
              <w:rPr>
                <w:b/>
                <w:sz w:val="10"/>
              </w:rPr>
              <w:t>cat__Gender_Female</w:t>
            </w:r>
          </w:p>
        </w:tc>
        <w:tc>
          <w:tcPr>
            <w:tcW w:w="610" w:type="dxa"/>
            <w:shd w:val="clear" w:color="auto" w:fill="FFFFFF" w:themeFill="background1"/>
            <w:vAlign w:val="center"/>
          </w:tcPr>
          <w:p w14:paraId="0C71DF7F" w14:textId="77777777" w:rsidR="002D5DA9" w:rsidRDefault="004B715A">
            <w:pPr>
              <w:jc w:val="center"/>
            </w:pPr>
            <w:r>
              <w:rPr>
                <w:b/>
                <w:sz w:val="10"/>
              </w:rPr>
              <w:t>cat__Gender_Male</w:t>
            </w:r>
          </w:p>
        </w:tc>
        <w:tc>
          <w:tcPr>
            <w:tcW w:w="610" w:type="dxa"/>
            <w:shd w:val="clear" w:color="auto" w:fill="FFFFFF" w:themeFill="background1"/>
            <w:vAlign w:val="center"/>
          </w:tcPr>
          <w:p w14:paraId="0797B43D" w14:textId="77777777" w:rsidR="002D5DA9" w:rsidRDefault="004B715A">
            <w:pPr>
              <w:jc w:val="center"/>
            </w:pPr>
            <w:r>
              <w:rPr>
                <w:b/>
                <w:sz w:val="10"/>
              </w:rPr>
              <w:t>cat__Gender_Unknown</w:t>
            </w:r>
          </w:p>
        </w:tc>
        <w:tc>
          <w:tcPr>
            <w:tcW w:w="610" w:type="dxa"/>
            <w:shd w:val="clear" w:color="auto" w:fill="FFFFFF" w:themeFill="background1"/>
            <w:vAlign w:val="center"/>
          </w:tcPr>
          <w:p w14:paraId="61EA409E" w14:textId="77777777" w:rsidR="002D5DA9" w:rsidRDefault="004B715A">
            <w:pPr>
              <w:jc w:val="center"/>
            </w:pPr>
            <w:r>
              <w:rPr>
                <w:b/>
                <w:sz w:val="10"/>
              </w:rPr>
              <w:t>cat__Marital_status_Married</w:t>
            </w:r>
          </w:p>
        </w:tc>
        <w:tc>
          <w:tcPr>
            <w:tcW w:w="610" w:type="dxa"/>
            <w:shd w:val="clear" w:color="auto" w:fill="FFFFFF" w:themeFill="background1"/>
            <w:vAlign w:val="center"/>
          </w:tcPr>
          <w:p w14:paraId="72BDD549" w14:textId="77777777" w:rsidR="002D5DA9" w:rsidRDefault="004B715A">
            <w:pPr>
              <w:jc w:val="center"/>
            </w:pPr>
            <w:r>
              <w:rPr>
                <w:b/>
                <w:sz w:val="10"/>
              </w:rPr>
              <w:t>cat__Marital_status_Single</w:t>
            </w:r>
          </w:p>
        </w:tc>
        <w:tc>
          <w:tcPr>
            <w:tcW w:w="610" w:type="dxa"/>
            <w:shd w:val="clear" w:color="auto" w:fill="FFFFFF" w:themeFill="background1"/>
            <w:vAlign w:val="center"/>
          </w:tcPr>
          <w:p w14:paraId="77AC389E" w14:textId="77777777" w:rsidR="002D5DA9" w:rsidRDefault="004B715A">
            <w:pPr>
              <w:jc w:val="center"/>
            </w:pPr>
            <w:r>
              <w:rPr>
                <w:b/>
                <w:sz w:val="10"/>
              </w:rPr>
              <w:t>cat__Employees_status_Employees</w:t>
            </w:r>
          </w:p>
        </w:tc>
        <w:tc>
          <w:tcPr>
            <w:tcW w:w="610" w:type="dxa"/>
            <w:shd w:val="clear" w:color="auto" w:fill="FFFFFF" w:themeFill="background1"/>
            <w:vAlign w:val="center"/>
          </w:tcPr>
          <w:p w14:paraId="25050334" w14:textId="77777777" w:rsidR="002D5DA9" w:rsidRDefault="004B715A">
            <w:pPr>
              <w:jc w:val="center"/>
            </w:pPr>
            <w:r>
              <w:rPr>
                <w:b/>
                <w:sz w:val="10"/>
              </w:rPr>
              <w:t>cat__Employees_status_Self-Employed</w:t>
            </w:r>
          </w:p>
        </w:tc>
        <w:tc>
          <w:tcPr>
            <w:tcW w:w="610" w:type="dxa"/>
            <w:shd w:val="clear" w:color="auto" w:fill="FFFFFF" w:themeFill="background1"/>
            <w:vAlign w:val="center"/>
          </w:tcPr>
          <w:p w14:paraId="4C58BAD5" w14:textId="77777777" w:rsidR="002D5DA9" w:rsidRDefault="004B715A">
            <w:pPr>
              <w:jc w:val="center"/>
            </w:pPr>
            <w:r>
              <w:rPr>
                <w:b/>
                <w:sz w:val="10"/>
              </w:rPr>
              <w:t>cat__Employees_status_Unemployment</w:t>
            </w:r>
          </w:p>
        </w:tc>
        <w:tc>
          <w:tcPr>
            <w:tcW w:w="610" w:type="dxa"/>
            <w:shd w:val="clear" w:color="auto" w:fill="FFFFFF" w:themeFill="background1"/>
            <w:vAlign w:val="center"/>
          </w:tcPr>
          <w:p w14:paraId="03044829" w14:textId="77777777" w:rsidR="002D5DA9" w:rsidRDefault="004B715A">
            <w:pPr>
              <w:jc w:val="center"/>
            </w:pPr>
            <w:r>
              <w:rPr>
                <w:b/>
                <w:sz w:val="10"/>
              </w:rPr>
              <w:t>cat__Employees_status_Unknown</w:t>
            </w:r>
          </w:p>
        </w:tc>
        <w:tc>
          <w:tcPr>
            <w:tcW w:w="610" w:type="dxa"/>
            <w:shd w:val="clear" w:color="auto" w:fill="FFFFFF" w:themeFill="background1"/>
            <w:vAlign w:val="center"/>
          </w:tcPr>
          <w:p w14:paraId="56510B02" w14:textId="77777777" w:rsidR="002D5DA9" w:rsidRDefault="004B715A">
            <w:pPr>
              <w:jc w:val="center"/>
            </w:pPr>
            <w:r>
              <w:rPr>
                <w:b/>
                <w:sz w:val="10"/>
              </w:rPr>
              <w:t>cat__Employees_status_Workers</w:t>
            </w:r>
          </w:p>
        </w:tc>
        <w:tc>
          <w:tcPr>
            <w:tcW w:w="610" w:type="dxa"/>
            <w:shd w:val="clear" w:color="auto" w:fill="FFFFFF" w:themeFill="background1"/>
            <w:vAlign w:val="center"/>
          </w:tcPr>
          <w:p w14:paraId="7E203BD1" w14:textId="77777777" w:rsidR="002D5DA9" w:rsidRDefault="004B715A">
            <w:pPr>
              <w:jc w:val="center"/>
            </w:pPr>
            <w:r>
              <w:rPr>
                <w:b/>
                <w:sz w:val="10"/>
              </w:rPr>
              <w:t>cat__Payment_method_Card</w:t>
            </w:r>
          </w:p>
        </w:tc>
        <w:tc>
          <w:tcPr>
            <w:tcW w:w="610" w:type="dxa"/>
            <w:shd w:val="clear" w:color="auto" w:fill="FFFFFF" w:themeFill="background1"/>
            <w:vAlign w:val="center"/>
          </w:tcPr>
          <w:p w14:paraId="35A3CDF1" w14:textId="77777777" w:rsidR="002D5DA9" w:rsidRDefault="004B715A">
            <w:pPr>
              <w:jc w:val="center"/>
            </w:pPr>
            <w:r>
              <w:rPr>
                <w:b/>
                <w:sz w:val="10"/>
              </w:rPr>
              <w:t>cat__Payment_method_Other</w:t>
            </w:r>
          </w:p>
        </w:tc>
        <w:tc>
          <w:tcPr>
            <w:tcW w:w="610" w:type="dxa"/>
            <w:shd w:val="clear" w:color="auto" w:fill="FFFFFF" w:themeFill="background1"/>
            <w:vAlign w:val="center"/>
          </w:tcPr>
          <w:p w14:paraId="68206AB1" w14:textId="77777777" w:rsidR="002D5DA9" w:rsidRDefault="004B715A">
            <w:pPr>
              <w:jc w:val="center"/>
            </w:pPr>
            <w:r>
              <w:rPr>
                <w:b/>
                <w:sz w:val="10"/>
              </w:rPr>
              <w:t>cat__Payment_method_PayPal</w:t>
            </w:r>
          </w:p>
        </w:tc>
      </w:tr>
      <w:tr w:rsidR="002D5DA9" w14:paraId="6E5AE55B" w14:textId="77777777" w:rsidTr="008E1ADB">
        <w:trPr>
          <w:jc w:val="center"/>
        </w:trPr>
        <w:tc>
          <w:tcPr>
            <w:tcW w:w="610" w:type="dxa"/>
            <w:shd w:val="clear" w:color="auto" w:fill="FFFFFF" w:themeFill="background1"/>
            <w:vAlign w:val="center"/>
          </w:tcPr>
          <w:p w14:paraId="1BFB2FB4" w14:textId="77777777" w:rsidR="002D5DA9" w:rsidRDefault="004B715A">
            <w:r>
              <w:rPr>
                <w:sz w:val="10"/>
              </w:rPr>
              <w:t>0.00</w:t>
            </w:r>
          </w:p>
        </w:tc>
        <w:tc>
          <w:tcPr>
            <w:tcW w:w="610" w:type="dxa"/>
            <w:shd w:val="clear" w:color="auto" w:fill="FFFFFF" w:themeFill="background1"/>
            <w:vAlign w:val="center"/>
          </w:tcPr>
          <w:p w14:paraId="0E61BE25" w14:textId="77777777" w:rsidR="002D5DA9" w:rsidRDefault="004B715A">
            <w:r>
              <w:rPr>
                <w:sz w:val="10"/>
              </w:rPr>
              <w:t>-0.0187</w:t>
            </w:r>
          </w:p>
        </w:tc>
        <w:tc>
          <w:tcPr>
            <w:tcW w:w="610" w:type="dxa"/>
            <w:shd w:val="clear" w:color="auto" w:fill="FFFFFF" w:themeFill="background1"/>
            <w:vAlign w:val="center"/>
          </w:tcPr>
          <w:p w14:paraId="56C85C4B" w14:textId="77777777" w:rsidR="002D5DA9" w:rsidRDefault="004B715A">
            <w:r>
              <w:rPr>
                <w:sz w:val="10"/>
              </w:rPr>
              <w:t>0.6986</w:t>
            </w:r>
          </w:p>
        </w:tc>
        <w:tc>
          <w:tcPr>
            <w:tcW w:w="610" w:type="dxa"/>
            <w:shd w:val="clear" w:color="auto" w:fill="FFFFFF" w:themeFill="background1"/>
            <w:vAlign w:val="center"/>
          </w:tcPr>
          <w:p w14:paraId="5F8994B1" w14:textId="77777777" w:rsidR="002D5DA9" w:rsidRDefault="004B715A">
            <w:r>
              <w:rPr>
                <w:sz w:val="10"/>
              </w:rPr>
              <w:t>1.19</w:t>
            </w:r>
          </w:p>
        </w:tc>
        <w:tc>
          <w:tcPr>
            <w:tcW w:w="610" w:type="dxa"/>
            <w:shd w:val="clear" w:color="auto" w:fill="FFFFFF" w:themeFill="background1"/>
            <w:vAlign w:val="center"/>
          </w:tcPr>
          <w:p w14:paraId="3C1A3646" w14:textId="77777777" w:rsidR="002D5DA9" w:rsidRDefault="004B715A">
            <w:r>
              <w:rPr>
                <w:sz w:val="10"/>
              </w:rPr>
              <w:t>0.5307</w:t>
            </w:r>
          </w:p>
        </w:tc>
        <w:tc>
          <w:tcPr>
            <w:tcW w:w="610" w:type="dxa"/>
            <w:shd w:val="clear" w:color="auto" w:fill="FFFFFF" w:themeFill="background1"/>
            <w:vAlign w:val="center"/>
          </w:tcPr>
          <w:p w14:paraId="54A0EB74" w14:textId="77777777" w:rsidR="002D5DA9" w:rsidRDefault="004B715A">
            <w:r>
              <w:rPr>
                <w:sz w:val="10"/>
              </w:rPr>
              <w:t>0.4611</w:t>
            </w:r>
          </w:p>
        </w:tc>
        <w:tc>
          <w:tcPr>
            <w:tcW w:w="610" w:type="dxa"/>
            <w:shd w:val="clear" w:color="auto" w:fill="FFFFFF" w:themeFill="background1"/>
            <w:vAlign w:val="center"/>
          </w:tcPr>
          <w:p w14:paraId="3C759AAE" w14:textId="77777777" w:rsidR="002D5DA9" w:rsidRDefault="004B715A">
            <w:r>
              <w:rPr>
                <w:sz w:val="10"/>
              </w:rPr>
              <w:t>0.0082</w:t>
            </w:r>
          </w:p>
        </w:tc>
        <w:tc>
          <w:tcPr>
            <w:tcW w:w="610" w:type="dxa"/>
            <w:shd w:val="clear" w:color="auto" w:fill="FFFFFF" w:themeFill="background1"/>
            <w:vAlign w:val="center"/>
          </w:tcPr>
          <w:p w14:paraId="06BBE160" w14:textId="77777777" w:rsidR="002D5DA9" w:rsidRDefault="004B715A">
            <w:r>
              <w:rPr>
                <w:sz w:val="10"/>
              </w:rPr>
              <w:t>0.5875</w:t>
            </w:r>
          </w:p>
        </w:tc>
        <w:tc>
          <w:tcPr>
            <w:tcW w:w="610" w:type="dxa"/>
            <w:shd w:val="clear" w:color="auto" w:fill="FFFFFF" w:themeFill="background1"/>
            <w:vAlign w:val="center"/>
          </w:tcPr>
          <w:p w14:paraId="70C1E362" w14:textId="77777777" w:rsidR="002D5DA9" w:rsidRDefault="004B715A">
            <w:r>
              <w:rPr>
                <w:sz w:val="10"/>
              </w:rPr>
              <w:t>0.4125</w:t>
            </w:r>
          </w:p>
        </w:tc>
        <w:tc>
          <w:tcPr>
            <w:tcW w:w="610" w:type="dxa"/>
            <w:shd w:val="clear" w:color="auto" w:fill="FFFFFF" w:themeFill="background1"/>
            <w:vAlign w:val="center"/>
          </w:tcPr>
          <w:p w14:paraId="593D19B1" w14:textId="77777777" w:rsidR="002D5DA9" w:rsidRDefault="004B715A">
            <w:r>
              <w:rPr>
                <w:sz w:val="10"/>
              </w:rPr>
              <w:t>0.4132</w:t>
            </w:r>
          </w:p>
        </w:tc>
        <w:tc>
          <w:tcPr>
            <w:tcW w:w="610" w:type="dxa"/>
            <w:shd w:val="clear" w:color="auto" w:fill="FFFFFF" w:themeFill="background1"/>
            <w:vAlign w:val="center"/>
          </w:tcPr>
          <w:p w14:paraId="180F7524" w14:textId="77777777" w:rsidR="002D5DA9" w:rsidRDefault="004B715A">
            <w:r>
              <w:rPr>
                <w:sz w:val="10"/>
              </w:rPr>
              <w:t>0.2037</w:t>
            </w:r>
          </w:p>
        </w:tc>
        <w:tc>
          <w:tcPr>
            <w:tcW w:w="610" w:type="dxa"/>
            <w:shd w:val="clear" w:color="auto" w:fill="FFFFFF" w:themeFill="background1"/>
            <w:vAlign w:val="center"/>
          </w:tcPr>
          <w:p w14:paraId="240DB7C1" w14:textId="77777777" w:rsidR="002D5DA9" w:rsidRDefault="004B715A">
            <w:r>
              <w:rPr>
                <w:sz w:val="10"/>
              </w:rPr>
              <w:t>0.0889</w:t>
            </w:r>
          </w:p>
        </w:tc>
        <w:tc>
          <w:tcPr>
            <w:tcW w:w="610" w:type="dxa"/>
            <w:shd w:val="clear" w:color="auto" w:fill="FFFFFF" w:themeFill="background1"/>
            <w:vAlign w:val="center"/>
          </w:tcPr>
          <w:p w14:paraId="3D4F1A24" w14:textId="77777777" w:rsidR="002D5DA9" w:rsidRDefault="004B715A">
            <w:r>
              <w:rPr>
                <w:sz w:val="10"/>
              </w:rPr>
              <w:t>0.0021</w:t>
            </w:r>
          </w:p>
        </w:tc>
        <w:tc>
          <w:tcPr>
            <w:tcW w:w="610" w:type="dxa"/>
            <w:shd w:val="clear" w:color="auto" w:fill="FFFFFF" w:themeFill="background1"/>
            <w:vAlign w:val="center"/>
          </w:tcPr>
          <w:p w14:paraId="1EAAA54E" w14:textId="77777777" w:rsidR="002D5DA9" w:rsidRDefault="004B715A">
            <w:r>
              <w:rPr>
                <w:sz w:val="10"/>
              </w:rPr>
              <w:t>0.2921</w:t>
            </w:r>
          </w:p>
        </w:tc>
        <w:tc>
          <w:tcPr>
            <w:tcW w:w="610" w:type="dxa"/>
            <w:shd w:val="clear" w:color="auto" w:fill="FFFFFF" w:themeFill="background1"/>
            <w:vAlign w:val="center"/>
          </w:tcPr>
          <w:p w14:paraId="13946D17" w14:textId="77777777" w:rsidR="002D5DA9" w:rsidRDefault="004B715A">
            <w:r>
              <w:rPr>
                <w:sz w:val="10"/>
              </w:rPr>
              <w:t>0.3029</w:t>
            </w:r>
          </w:p>
        </w:tc>
        <w:tc>
          <w:tcPr>
            <w:tcW w:w="610" w:type="dxa"/>
            <w:shd w:val="clear" w:color="auto" w:fill="FFFFFF" w:themeFill="background1"/>
            <w:vAlign w:val="center"/>
          </w:tcPr>
          <w:p w14:paraId="4029D755" w14:textId="77777777" w:rsidR="002D5DA9" w:rsidRDefault="004B715A">
            <w:r>
              <w:rPr>
                <w:sz w:val="10"/>
              </w:rPr>
              <w:t>0.2474</w:t>
            </w:r>
          </w:p>
        </w:tc>
        <w:tc>
          <w:tcPr>
            <w:tcW w:w="610" w:type="dxa"/>
            <w:shd w:val="clear" w:color="auto" w:fill="FFFFFF" w:themeFill="background1"/>
            <w:vAlign w:val="center"/>
          </w:tcPr>
          <w:p w14:paraId="2036B8C3" w14:textId="77777777" w:rsidR="002D5DA9" w:rsidRDefault="004B715A">
            <w:r>
              <w:rPr>
                <w:sz w:val="10"/>
              </w:rPr>
              <w:t>0.4497</w:t>
            </w:r>
          </w:p>
        </w:tc>
      </w:tr>
      <w:tr w:rsidR="002D5DA9" w14:paraId="23C012BC" w14:textId="77777777" w:rsidTr="008E1ADB">
        <w:trPr>
          <w:jc w:val="center"/>
        </w:trPr>
        <w:tc>
          <w:tcPr>
            <w:tcW w:w="610" w:type="dxa"/>
            <w:shd w:val="clear" w:color="auto" w:fill="FFFFFF" w:themeFill="background1"/>
            <w:vAlign w:val="center"/>
          </w:tcPr>
          <w:p w14:paraId="301DD011" w14:textId="77777777" w:rsidR="002D5DA9" w:rsidRDefault="004B715A">
            <w:r>
              <w:rPr>
                <w:sz w:val="10"/>
              </w:rPr>
              <w:t>1.00</w:t>
            </w:r>
          </w:p>
        </w:tc>
        <w:tc>
          <w:tcPr>
            <w:tcW w:w="610" w:type="dxa"/>
            <w:shd w:val="clear" w:color="auto" w:fill="FFFFFF" w:themeFill="background1"/>
            <w:vAlign w:val="center"/>
          </w:tcPr>
          <w:p w14:paraId="02C3E755" w14:textId="77777777" w:rsidR="002D5DA9" w:rsidRDefault="004B715A">
            <w:r>
              <w:rPr>
                <w:sz w:val="10"/>
              </w:rPr>
              <w:t>-0.9601</w:t>
            </w:r>
          </w:p>
        </w:tc>
        <w:tc>
          <w:tcPr>
            <w:tcW w:w="610" w:type="dxa"/>
            <w:shd w:val="clear" w:color="auto" w:fill="FFFFFF" w:themeFill="background1"/>
            <w:vAlign w:val="center"/>
          </w:tcPr>
          <w:p w14:paraId="308E6279" w14:textId="77777777" w:rsidR="002D5DA9" w:rsidRDefault="004B715A">
            <w:r>
              <w:rPr>
                <w:sz w:val="10"/>
              </w:rPr>
              <w:t>0.6986</w:t>
            </w:r>
          </w:p>
        </w:tc>
        <w:tc>
          <w:tcPr>
            <w:tcW w:w="610" w:type="dxa"/>
            <w:shd w:val="clear" w:color="auto" w:fill="FFFFFF" w:themeFill="background1"/>
            <w:vAlign w:val="center"/>
          </w:tcPr>
          <w:p w14:paraId="61649772" w14:textId="77777777" w:rsidR="002D5DA9" w:rsidRDefault="004B715A">
            <w:r>
              <w:rPr>
                <w:sz w:val="10"/>
              </w:rPr>
              <w:t>-0.5829</w:t>
            </w:r>
          </w:p>
        </w:tc>
        <w:tc>
          <w:tcPr>
            <w:tcW w:w="610" w:type="dxa"/>
            <w:shd w:val="clear" w:color="auto" w:fill="FFFFFF" w:themeFill="background1"/>
            <w:vAlign w:val="center"/>
          </w:tcPr>
          <w:p w14:paraId="6B12D8F0" w14:textId="77777777" w:rsidR="002D5DA9" w:rsidRDefault="004B715A">
            <w:r>
              <w:rPr>
                <w:sz w:val="10"/>
              </w:rPr>
              <w:t>0.5196</w:t>
            </w:r>
          </w:p>
        </w:tc>
        <w:tc>
          <w:tcPr>
            <w:tcW w:w="610" w:type="dxa"/>
            <w:shd w:val="clear" w:color="auto" w:fill="FFFFFF" w:themeFill="background1"/>
            <w:vAlign w:val="center"/>
          </w:tcPr>
          <w:p w14:paraId="4D1957F0" w14:textId="77777777" w:rsidR="002D5DA9" w:rsidRDefault="004B715A">
            <w:r>
              <w:rPr>
                <w:sz w:val="10"/>
              </w:rPr>
              <w:t>0.4664</w:t>
            </w:r>
          </w:p>
        </w:tc>
        <w:tc>
          <w:tcPr>
            <w:tcW w:w="610" w:type="dxa"/>
            <w:shd w:val="clear" w:color="auto" w:fill="FFFFFF" w:themeFill="background1"/>
            <w:vAlign w:val="center"/>
          </w:tcPr>
          <w:p w14:paraId="604F69A1" w14:textId="77777777" w:rsidR="002D5DA9" w:rsidRDefault="004B715A">
            <w:r>
              <w:rPr>
                <w:sz w:val="10"/>
              </w:rPr>
              <w:t>0.0140</w:t>
            </w:r>
          </w:p>
        </w:tc>
        <w:tc>
          <w:tcPr>
            <w:tcW w:w="610" w:type="dxa"/>
            <w:shd w:val="clear" w:color="auto" w:fill="FFFFFF" w:themeFill="background1"/>
            <w:vAlign w:val="center"/>
          </w:tcPr>
          <w:p w14:paraId="61941E5A" w14:textId="77777777" w:rsidR="002D5DA9" w:rsidRDefault="004B715A">
            <w:r>
              <w:rPr>
                <w:sz w:val="10"/>
              </w:rPr>
              <w:t>0.5865</w:t>
            </w:r>
          </w:p>
        </w:tc>
        <w:tc>
          <w:tcPr>
            <w:tcW w:w="610" w:type="dxa"/>
            <w:shd w:val="clear" w:color="auto" w:fill="FFFFFF" w:themeFill="background1"/>
            <w:vAlign w:val="center"/>
          </w:tcPr>
          <w:p w14:paraId="0A5D4CDF" w14:textId="77777777" w:rsidR="002D5DA9" w:rsidRDefault="004B715A">
            <w:r>
              <w:rPr>
                <w:sz w:val="10"/>
              </w:rPr>
              <w:t>0.4135</w:t>
            </w:r>
          </w:p>
        </w:tc>
        <w:tc>
          <w:tcPr>
            <w:tcW w:w="610" w:type="dxa"/>
            <w:shd w:val="clear" w:color="auto" w:fill="FFFFFF" w:themeFill="background1"/>
            <w:vAlign w:val="center"/>
          </w:tcPr>
          <w:p w14:paraId="385AC940" w14:textId="77777777" w:rsidR="002D5DA9" w:rsidRDefault="004B715A">
            <w:r>
              <w:rPr>
                <w:sz w:val="10"/>
              </w:rPr>
              <w:t>0.3783</w:t>
            </w:r>
          </w:p>
        </w:tc>
        <w:tc>
          <w:tcPr>
            <w:tcW w:w="610" w:type="dxa"/>
            <w:shd w:val="clear" w:color="auto" w:fill="FFFFFF" w:themeFill="background1"/>
            <w:vAlign w:val="center"/>
          </w:tcPr>
          <w:p w14:paraId="0DE7659C" w14:textId="77777777" w:rsidR="002D5DA9" w:rsidRDefault="004B715A">
            <w:r>
              <w:rPr>
                <w:sz w:val="10"/>
              </w:rPr>
              <w:t>0.2153</w:t>
            </w:r>
          </w:p>
        </w:tc>
        <w:tc>
          <w:tcPr>
            <w:tcW w:w="610" w:type="dxa"/>
            <w:shd w:val="clear" w:color="auto" w:fill="FFFFFF" w:themeFill="background1"/>
            <w:vAlign w:val="center"/>
          </w:tcPr>
          <w:p w14:paraId="0131BE7C" w14:textId="77777777" w:rsidR="002D5DA9" w:rsidRDefault="004B715A">
            <w:r>
              <w:rPr>
                <w:sz w:val="10"/>
              </w:rPr>
              <w:t>0.1164</w:t>
            </w:r>
          </w:p>
        </w:tc>
        <w:tc>
          <w:tcPr>
            <w:tcW w:w="610" w:type="dxa"/>
            <w:shd w:val="clear" w:color="auto" w:fill="FFFFFF" w:themeFill="background1"/>
            <w:vAlign w:val="center"/>
          </w:tcPr>
          <w:p w14:paraId="6C653FFC" w14:textId="77777777" w:rsidR="002D5DA9" w:rsidRDefault="004B715A">
            <w:r>
              <w:rPr>
                <w:sz w:val="10"/>
              </w:rPr>
              <w:t>0.0144</w:t>
            </w:r>
          </w:p>
        </w:tc>
        <w:tc>
          <w:tcPr>
            <w:tcW w:w="610" w:type="dxa"/>
            <w:shd w:val="clear" w:color="auto" w:fill="FFFFFF" w:themeFill="background1"/>
            <w:vAlign w:val="center"/>
          </w:tcPr>
          <w:p w14:paraId="03549572" w14:textId="77777777" w:rsidR="002D5DA9" w:rsidRDefault="004B715A">
            <w:r>
              <w:rPr>
                <w:sz w:val="10"/>
              </w:rPr>
              <w:t>0.2757</w:t>
            </w:r>
          </w:p>
        </w:tc>
        <w:tc>
          <w:tcPr>
            <w:tcW w:w="610" w:type="dxa"/>
            <w:shd w:val="clear" w:color="auto" w:fill="FFFFFF" w:themeFill="background1"/>
            <w:vAlign w:val="center"/>
          </w:tcPr>
          <w:p w14:paraId="5EF5EED5" w14:textId="77777777" w:rsidR="002D5DA9" w:rsidRDefault="004B715A">
            <w:r>
              <w:rPr>
                <w:sz w:val="10"/>
              </w:rPr>
              <w:t>0.3315</w:t>
            </w:r>
          </w:p>
        </w:tc>
        <w:tc>
          <w:tcPr>
            <w:tcW w:w="610" w:type="dxa"/>
            <w:shd w:val="clear" w:color="auto" w:fill="FFFFFF" w:themeFill="background1"/>
            <w:vAlign w:val="center"/>
          </w:tcPr>
          <w:p w14:paraId="1BD858F8" w14:textId="77777777" w:rsidR="002D5DA9" w:rsidRDefault="004B715A">
            <w:r>
              <w:rPr>
                <w:sz w:val="10"/>
              </w:rPr>
              <w:t>0.2198</w:t>
            </w:r>
          </w:p>
        </w:tc>
        <w:tc>
          <w:tcPr>
            <w:tcW w:w="610" w:type="dxa"/>
            <w:shd w:val="clear" w:color="auto" w:fill="FFFFFF" w:themeFill="background1"/>
            <w:vAlign w:val="center"/>
          </w:tcPr>
          <w:p w14:paraId="55D9E8AD" w14:textId="77777777" w:rsidR="002D5DA9" w:rsidRDefault="004B715A">
            <w:r>
              <w:rPr>
                <w:sz w:val="10"/>
              </w:rPr>
              <w:t>0.4487</w:t>
            </w:r>
          </w:p>
        </w:tc>
      </w:tr>
      <w:tr w:rsidR="002D5DA9" w14:paraId="573BBB83" w14:textId="77777777" w:rsidTr="008E1ADB">
        <w:trPr>
          <w:jc w:val="center"/>
        </w:trPr>
        <w:tc>
          <w:tcPr>
            <w:tcW w:w="610" w:type="dxa"/>
            <w:shd w:val="clear" w:color="auto" w:fill="FFFFFF" w:themeFill="background1"/>
            <w:vAlign w:val="center"/>
          </w:tcPr>
          <w:p w14:paraId="1A9B80A1" w14:textId="77777777" w:rsidR="002D5DA9" w:rsidRDefault="004B715A">
            <w:r>
              <w:rPr>
                <w:sz w:val="10"/>
              </w:rPr>
              <w:t>2.00</w:t>
            </w:r>
          </w:p>
        </w:tc>
        <w:tc>
          <w:tcPr>
            <w:tcW w:w="610" w:type="dxa"/>
            <w:shd w:val="clear" w:color="auto" w:fill="FFFFFF" w:themeFill="background1"/>
            <w:vAlign w:val="center"/>
          </w:tcPr>
          <w:p w14:paraId="5AA25B28" w14:textId="77777777" w:rsidR="002D5DA9" w:rsidRDefault="004B715A">
            <w:r>
              <w:rPr>
                <w:sz w:val="10"/>
              </w:rPr>
              <w:t>-0.0151</w:t>
            </w:r>
          </w:p>
        </w:tc>
        <w:tc>
          <w:tcPr>
            <w:tcW w:w="610" w:type="dxa"/>
            <w:shd w:val="clear" w:color="auto" w:fill="FFFFFF" w:themeFill="background1"/>
            <w:vAlign w:val="center"/>
          </w:tcPr>
          <w:p w14:paraId="218FEFFD" w14:textId="77777777" w:rsidR="002D5DA9" w:rsidRDefault="004B715A">
            <w:r>
              <w:rPr>
                <w:sz w:val="10"/>
              </w:rPr>
              <w:t>-1.43</w:t>
            </w:r>
          </w:p>
        </w:tc>
        <w:tc>
          <w:tcPr>
            <w:tcW w:w="610" w:type="dxa"/>
            <w:shd w:val="clear" w:color="auto" w:fill="FFFFFF" w:themeFill="background1"/>
            <w:vAlign w:val="center"/>
          </w:tcPr>
          <w:p w14:paraId="29F68A50" w14:textId="77777777" w:rsidR="002D5DA9" w:rsidRDefault="004B715A">
            <w:r>
              <w:rPr>
                <w:sz w:val="10"/>
              </w:rPr>
              <w:t>0.0145</w:t>
            </w:r>
          </w:p>
        </w:tc>
        <w:tc>
          <w:tcPr>
            <w:tcW w:w="610" w:type="dxa"/>
            <w:shd w:val="clear" w:color="auto" w:fill="FFFFFF" w:themeFill="background1"/>
            <w:vAlign w:val="center"/>
          </w:tcPr>
          <w:p w14:paraId="7224EAE3" w14:textId="77777777" w:rsidR="002D5DA9" w:rsidRDefault="004B715A">
            <w:r>
              <w:rPr>
                <w:sz w:val="10"/>
              </w:rPr>
              <w:t>0.5727</w:t>
            </w:r>
          </w:p>
        </w:tc>
        <w:tc>
          <w:tcPr>
            <w:tcW w:w="610" w:type="dxa"/>
            <w:shd w:val="clear" w:color="auto" w:fill="FFFFFF" w:themeFill="background1"/>
            <w:vAlign w:val="center"/>
          </w:tcPr>
          <w:p w14:paraId="0D53FFC7" w14:textId="77777777" w:rsidR="002D5DA9" w:rsidRDefault="004B715A">
            <w:r>
              <w:rPr>
                <w:sz w:val="10"/>
              </w:rPr>
              <w:t>0.4152</w:t>
            </w:r>
          </w:p>
        </w:tc>
        <w:tc>
          <w:tcPr>
            <w:tcW w:w="610" w:type="dxa"/>
            <w:shd w:val="clear" w:color="auto" w:fill="FFFFFF" w:themeFill="background1"/>
            <w:vAlign w:val="center"/>
          </w:tcPr>
          <w:p w14:paraId="6A882BC3" w14:textId="77777777" w:rsidR="002D5DA9" w:rsidRDefault="004B715A">
            <w:r>
              <w:rPr>
                <w:sz w:val="10"/>
              </w:rPr>
              <w:t>0.0121</w:t>
            </w:r>
          </w:p>
        </w:tc>
        <w:tc>
          <w:tcPr>
            <w:tcW w:w="610" w:type="dxa"/>
            <w:shd w:val="clear" w:color="auto" w:fill="FFFFFF" w:themeFill="background1"/>
            <w:vAlign w:val="center"/>
          </w:tcPr>
          <w:p w14:paraId="0503DA12" w14:textId="77777777" w:rsidR="002D5DA9" w:rsidRDefault="004B715A">
            <w:r>
              <w:rPr>
                <w:sz w:val="10"/>
              </w:rPr>
              <w:t>0.5779</w:t>
            </w:r>
          </w:p>
        </w:tc>
        <w:tc>
          <w:tcPr>
            <w:tcW w:w="610" w:type="dxa"/>
            <w:shd w:val="clear" w:color="auto" w:fill="FFFFFF" w:themeFill="background1"/>
            <w:vAlign w:val="center"/>
          </w:tcPr>
          <w:p w14:paraId="7FD18C2C" w14:textId="77777777" w:rsidR="002D5DA9" w:rsidRDefault="004B715A">
            <w:r>
              <w:rPr>
                <w:sz w:val="10"/>
              </w:rPr>
              <w:t>0.4221</w:t>
            </w:r>
          </w:p>
        </w:tc>
        <w:tc>
          <w:tcPr>
            <w:tcW w:w="610" w:type="dxa"/>
            <w:shd w:val="clear" w:color="auto" w:fill="FFFFFF" w:themeFill="background1"/>
            <w:vAlign w:val="center"/>
          </w:tcPr>
          <w:p w14:paraId="24FB778F" w14:textId="77777777" w:rsidR="002D5DA9" w:rsidRDefault="004B715A">
            <w:r>
              <w:rPr>
                <w:sz w:val="10"/>
              </w:rPr>
              <w:t>0.3835</w:t>
            </w:r>
          </w:p>
        </w:tc>
        <w:tc>
          <w:tcPr>
            <w:tcW w:w="610" w:type="dxa"/>
            <w:shd w:val="clear" w:color="auto" w:fill="FFFFFF" w:themeFill="background1"/>
            <w:vAlign w:val="center"/>
          </w:tcPr>
          <w:p w14:paraId="5E26814A" w14:textId="77777777" w:rsidR="002D5DA9" w:rsidRDefault="004B715A">
            <w:r>
              <w:rPr>
                <w:sz w:val="10"/>
              </w:rPr>
              <w:t>0.2015</w:t>
            </w:r>
          </w:p>
        </w:tc>
        <w:tc>
          <w:tcPr>
            <w:tcW w:w="610" w:type="dxa"/>
            <w:shd w:val="clear" w:color="auto" w:fill="FFFFFF" w:themeFill="background1"/>
            <w:vAlign w:val="center"/>
          </w:tcPr>
          <w:p w14:paraId="063AD3A5" w14:textId="77777777" w:rsidR="002D5DA9" w:rsidRDefault="004B715A">
            <w:r>
              <w:rPr>
                <w:sz w:val="10"/>
              </w:rPr>
              <w:t>0.0918</w:t>
            </w:r>
          </w:p>
        </w:tc>
        <w:tc>
          <w:tcPr>
            <w:tcW w:w="610" w:type="dxa"/>
            <w:shd w:val="clear" w:color="auto" w:fill="FFFFFF" w:themeFill="background1"/>
            <w:vAlign w:val="center"/>
          </w:tcPr>
          <w:p w14:paraId="19D619AA" w14:textId="77777777" w:rsidR="002D5DA9" w:rsidRDefault="004B715A">
            <w:r>
              <w:rPr>
                <w:sz w:val="10"/>
              </w:rPr>
              <w:t>0.0174</w:t>
            </w:r>
          </w:p>
        </w:tc>
        <w:tc>
          <w:tcPr>
            <w:tcW w:w="610" w:type="dxa"/>
            <w:shd w:val="clear" w:color="auto" w:fill="FFFFFF" w:themeFill="background1"/>
            <w:vAlign w:val="center"/>
          </w:tcPr>
          <w:p w14:paraId="45A3557D" w14:textId="77777777" w:rsidR="002D5DA9" w:rsidRDefault="004B715A">
            <w:r>
              <w:rPr>
                <w:sz w:val="10"/>
              </w:rPr>
              <w:t>0.3058</w:t>
            </w:r>
          </w:p>
        </w:tc>
        <w:tc>
          <w:tcPr>
            <w:tcW w:w="610" w:type="dxa"/>
            <w:shd w:val="clear" w:color="auto" w:fill="FFFFFF" w:themeFill="background1"/>
            <w:vAlign w:val="center"/>
          </w:tcPr>
          <w:p w14:paraId="2613883C" w14:textId="77777777" w:rsidR="002D5DA9" w:rsidRDefault="004B715A">
            <w:r>
              <w:rPr>
                <w:sz w:val="10"/>
              </w:rPr>
              <w:t>0.3135</w:t>
            </w:r>
          </w:p>
        </w:tc>
        <w:tc>
          <w:tcPr>
            <w:tcW w:w="610" w:type="dxa"/>
            <w:shd w:val="clear" w:color="auto" w:fill="FFFFFF" w:themeFill="background1"/>
            <w:vAlign w:val="center"/>
          </w:tcPr>
          <w:p w14:paraId="565E27E2" w14:textId="77777777" w:rsidR="002D5DA9" w:rsidRDefault="004B715A">
            <w:r>
              <w:rPr>
                <w:sz w:val="10"/>
              </w:rPr>
              <w:t>0.2200</w:t>
            </w:r>
          </w:p>
        </w:tc>
        <w:tc>
          <w:tcPr>
            <w:tcW w:w="610" w:type="dxa"/>
            <w:shd w:val="clear" w:color="auto" w:fill="FFFFFF" w:themeFill="background1"/>
            <w:vAlign w:val="center"/>
          </w:tcPr>
          <w:p w14:paraId="752CEAE1" w14:textId="77777777" w:rsidR="002D5DA9" w:rsidRDefault="004B715A">
            <w:r>
              <w:rPr>
                <w:sz w:val="10"/>
              </w:rPr>
              <w:t>0.4665</w:t>
            </w:r>
          </w:p>
        </w:tc>
      </w:tr>
      <w:tr w:rsidR="002D5DA9" w14:paraId="03FA8FCC" w14:textId="77777777" w:rsidTr="008E1ADB">
        <w:trPr>
          <w:jc w:val="center"/>
        </w:trPr>
        <w:tc>
          <w:tcPr>
            <w:tcW w:w="610" w:type="dxa"/>
            <w:shd w:val="clear" w:color="auto" w:fill="FFFFFF" w:themeFill="background1"/>
            <w:vAlign w:val="center"/>
          </w:tcPr>
          <w:p w14:paraId="29958182" w14:textId="77777777" w:rsidR="002D5DA9" w:rsidRDefault="004B715A">
            <w:r>
              <w:rPr>
                <w:sz w:val="10"/>
              </w:rPr>
              <w:t>3.00</w:t>
            </w:r>
          </w:p>
        </w:tc>
        <w:tc>
          <w:tcPr>
            <w:tcW w:w="610" w:type="dxa"/>
            <w:shd w:val="clear" w:color="auto" w:fill="FFFFFF" w:themeFill="background1"/>
            <w:vAlign w:val="center"/>
          </w:tcPr>
          <w:p w14:paraId="679627CC" w14:textId="77777777" w:rsidR="002D5DA9" w:rsidRDefault="004B715A">
            <w:r>
              <w:rPr>
                <w:sz w:val="10"/>
              </w:rPr>
              <w:t>0.8653</w:t>
            </w:r>
          </w:p>
        </w:tc>
        <w:tc>
          <w:tcPr>
            <w:tcW w:w="610" w:type="dxa"/>
            <w:shd w:val="clear" w:color="auto" w:fill="FFFFFF" w:themeFill="background1"/>
            <w:vAlign w:val="center"/>
          </w:tcPr>
          <w:p w14:paraId="0681B992" w14:textId="77777777" w:rsidR="002D5DA9" w:rsidRDefault="004B715A">
            <w:r>
              <w:rPr>
                <w:sz w:val="10"/>
              </w:rPr>
              <w:t>0.6986</w:t>
            </w:r>
          </w:p>
        </w:tc>
        <w:tc>
          <w:tcPr>
            <w:tcW w:w="610" w:type="dxa"/>
            <w:shd w:val="clear" w:color="auto" w:fill="FFFFFF" w:themeFill="background1"/>
            <w:vAlign w:val="center"/>
          </w:tcPr>
          <w:p w14:paraId="39B8BE34" w14:textId="77777777" w:rsidR="002D5DA9" w:rsidRDefault="004B715A">
            <w:r>
              <w:rPr>
                <w:sz w:val="10"/>
              </w:rPr>
              <w:t>-0.5784</w:t>
            </w:r>
          </w:p>
        </w:tc>
        <w:tc>
          <w:tcPr>
            <w:tcW w:w="610" w:type="dxa"/>
            <w:shd w:val="clear" w:color="auto" w:fill="FFFFFF" w:themeFill="background1"/>
            <w:vAlign w:val="center"/>
          </w:tcPr>
          <w:p w14:paraId="7F659226" w14:textId="77777777" w:rsidR="002D5DA9" w:rsidRDefault="004B715A">
            <w:r>
              <w:rPr>
                <w:sz w:val="10"/>
              </w:rPr>
              <w:t>0.5057</w:t>
            </w:r>
          </w:p>
        </w:tc>
        <w:tc>
          <w:tcPr>
            <w:tcW w:w="610" w:type="dxa"/>
            <w:shd w:val="clear" w:color="auto" w:fill="FFFFFF" w:themeFill="background1"/>
            <w:vAlign w:val="center"/>
          </w:tcPr>
          <w:p w14:paraId="76A4C405" w14:textId="77777777" w:rsidR="002D5DA9" w:rsidRDefault="004B715A">
            <w:r>
              <w:rPr>
                <w:sz w:val="10"/>
              </w:rPr>
              <w:t>0.4835</w:t>
            </w:r>
          </w:p>
        </w:tc>
        <w:tc>
          <w:tcPr>
            <w:tcW w:w="610" w:type="dxa"/>
            <w:shd w:val="clear" w:color="auto" w:fill="FFFFFF" w:themeFill="background1"/>
            <w:vAlign w:val="center"/>
          </w:tcPr>
          <w:p w14:paraId="2A00FCB6" w14:textId="77777777" w:rsidR="002D5DA9" w:rsidRDefault="004B715A">
            <w:r>
              <w:rPr>
                <w:sz w:val="10"/>
              </w:rPr>
              <w:t>0.0109</w:t>
            </w:r>
          </w:p>
        </w:tc>
        <w:tc>
          <w:tcPr>
            <w:tcW w:w="610" w:type="dxa"/>
            <w:shd w:val="clear" w:color="auto" w:fill="FFFFFF" w:themeFill="background1"/>
            <w:vAlign w:val="center"/>
          </w:tcPr>
          <w:p w14:paraId="02EBA691" w14:textId="77777777" w:rsidR="002D5DA9" w:rsidRDefault="004B715A">
            <w:r>
              <w:rPr>
                <w:sz w:val="10"/>
              </w:rPr>
              <w:t>0.5953</w:t>
            </w:r>
          </w:p>
        </w:tc>
        <w:tc>
          <w:tcPr>
            <w:tcW w:w="610" w:type="dxa"/>
            <w:shd w:val="clear" w:color="auto" w:fill="FFFFFF" w:themeFill="background1"/>
            <w:vAlign w:val="center"/>
          </w:tcPr>
          <w:p w14:paraId="2561B0FD" w14:textId="77777777" w:rsidR="002D5DA9" w:rsidRDefault="004B715A">
            <w:r>
              <w:rPr>
                <w:sz w:val="10"/>
              </w:rPr>
              <w:t>0.4047</w:t>
            </w:r>
          </w:p>
        </w:tc>
        <w:tc>
          <w:tcPr>
            <w:tcW w:w="610" w:type="dxa"/>
            <w:shd w:val="clear" w:color="auto" w:fill="FFFFFF" w:themeFill="background1"/>
            <w:vAlign w:val="center"/>
          </w:tcPr>
          <w:p w14:paraId="2FCFA91D" w14:textId="77777777" w:rsidR="002D5DA9" w:rsidRDefault="004B715A">
            <w:r>
              <w:rPr>
                <w:sz w:val="10"/>
              </w:rPr>
              <w:t>0.3427</w:t>
            </w:r>
          </w:p>
        </w:tc>
        <w:tc>
          <w:tcPr>
            <w:tcW w:w="610" w:type="dxa"/>
            <w:shd w:val="clear" w:color="auto" w:fill="FFFFFF" w:themeFill="background1"/>
            <w:vAlign w:val="center"/>
          </w:tcPr>
          <w:p w14:paraId="4C9787CA" w14:textId="77777777" w:rsidR="002D5DA9" w:rsidRDefault="004B715A">
            <w:r>
              <w:rPr>
                <w:sz w:val="10"/>
              </w:rPr>
              <w:t>0.1699</w:t>
            </w:r>
          </w:p>
        </w:tc>
        <w:tc>
          <w:tcPr>
            <w:tcW w:w="610" w:type="dxa"/>
            <w:shd w:val="clear" w:color="auto" w:fill="FFFFFF" w:themeFill="background1"/>
            <w:vAlign w:val="center"/>
          </w:tcPr>
          <w:p w14:paraId="6C412A72" w14:textId="77777777" w:rsidR="002D5DA9" w:rsidRDefault="004B715A">
            <w:r>
              <w:rPr>
                <w:sz w:val="10"/>
              </w:rPr>
              <w:t>0.0956</w:t>
            </w:r>
          </w:p>
        </w:tc>
        <w:tc>
          <w:tcPr>
            <w:tcW w:w="610" w:type="dxa"/>
            <w:shd w:val="clear" w:color="auto" w:fill="FFFFFF" w:themeFill="background1"/>
            <w:vAlign w:val="center"/>
          </w:tcPr>
          <w:p w14:paraId="1B063DFE" w14:textId="77777777" w:rsidR="002D5DA9" w:rsidRDefault="004B715A">
            <w:r>
              <w:rPr>
                <w:sz w:val="10"/>
              </w:rPr>
              <w:t>0.0069</w:t>
            </w:r>
          </w:p>
        </w:tc>
        <w:tc>
          <w:tcPr>
            <w:tcW w:w="610" w:type="dxa"/>
            <w:shd w:val="clear" w:color="auto" w:fill="FFFFFF" w:themeFill="background1"/>
            <w:vAlign w:val="center"/>
          </w:tcPr>
          <w:p w14:paraId="59850660" w14:textId="77777777" w:rsidR="002D5DA9" w:rsidRDefault="004B715A">
            <w:r>
              <w:rPr>
                <w:sz w:val="10"/>
              </w:rPr>
              <w:t>0.3849</w:t>
            </w:r>
          </w:p>
        </w:tc>
        <w:tc>
          <w:tcPr>
            <w:tcW w:w="610" w:type="dxa"/>
            <w:shd w:val="clear" w:color="auto" w:fill="FFFFFF" w:themeFill="background1"/>
            <w:vAlign w:val="center"/>
          </w:tcPr>
          <w:p w14:paraId="5F526731" w14:textId="77777777" w:rsidR="002D5DA9" w:rsidRDefault="004B715A">
            <w:r>
              <w:rPr>
                <w:sz w:val="10"/>
              </w:rPr>
              <w:t>0.2301</w:t>
            </w:r>
          </w:p>
        </w:tc>
        <w:tc>
          <w:tcPr>
            <w:tcW w:w="610" w:type="dxa"/>
            <w:shd w:val="clear" w:color="auto" w:fill="FFFFFF" w:themeFill="background1"/>
            <w:vAlign w:val="center"/>
          </w:tcPr>
          <w:p w14:paraId="774DA63A" w14:textId="77777777" w:rsidR="002D5DA9" w:rsidRDefault="004B715A">
            <w:r>
              <w:rPr>
                <w:sz w:val="10"/>
              </w:rPr>
              <w:t>0.2784</w:t>
            </w:r>
          </w:p>
        </w:tc>
        <w:tc>
          <w:tcPr>
            <w:tcW w:w="610" w:type="dxa"/>
            <w:shd w:val="clear" w:color="auto" w:fill="FFFFFF" w:themeFill="background1"/>
            <w:vAlign w:val="center"/>
          </w:tcPr>
          <w:p w14:paraId="78EF00B1" w14:textId="77777777" w:rsidR="002D5DA9" w:rsidRDefault="004B715A">
            <w:r>
              <w:rPr>
                <w:sz w:val="10"/>
              </w:rPr>
              <w:t>0.4916</w:t>
            </w:r>
          </w:p>
        </w:tc>
      </w:tr>
    </w:tbl>
    <w:p w14:paraId="3E6B4493" w14:textId="12FDDDBB" w:rsidR="00505819" w:rsidRDefault="004B715A">
      <w:r>
        <w:t xml:space="preserve">Output modeling yang disimpan adalah data_clustering_profile_with_cluster.csv, bab4_kmeans_centroids.csv, dan model_kmeans_clustering_k4.pkl. File model </w:t>
      </w:r>
      <w:proofErr w:type="spellStart"/>
      <w:r>
        <w:t>akan</w:t>
      </w:r>
      <w:proofErr w:type="spellEnd"/>
      <w:r>
        <w:t xml:space="preserve"> </w:t>
      </w:r>
      <w:proofErr w:type="spellStart"/>
      <w:r>
        <w:t>digunakan</w:t>
      </w:r>
      <w:proofErr w:type="spellEnd"/>
      <w:r>
        <w:t xml:space="preserve"> pada </w:t>
      </w:r>
      <w:proofErr w:type="spellStart"/>
      <w:r>
        <w:t>tahap</w:t>
      </w:r>
      <w:proofErr w:type="spellEnd"/>
      <w:r>
        <w:t xml:space="preserve"> deployment.</w:t>
      </w:r>
    </w:p>
    <w:p w14:paraId="30300BB4" w14:textId="77777777" w:rsidR="00505819" w:rsidRDefault="00505819">
      <w:pPr>
        <w:jc w:val="left"/>
      </w:pPr>
      <w:r>
        <w:br w:type="page"/>
      </w:r>
    </w:p>
    <w:p w14:paraId="34328F79" w14:textId="77777777" w:rsidR="002D5DA9" w:rsidRDefault="004B715A">
      <w:pPr>
        <w:pStyle w:val="Heading1"/>
      </w:pPr>
      <w:r>
        <w:t>BAB V</w:t>
      </w:r>
      <w:r>
        <w:br/>
        <w:t>EVALUATION</w:t>
      </w:r>
    </w:p>
    <w:p w14:paraId="12B6E728" w14:textId="77777777" w:rsidR="002D5DA9" w:rsidRDefault="004B715A">
      <w:proofErr w:type="spellStart"/>
      <w:r>
        <w:t>Tahap</w:t>
      </w:r>
      <w:proofErr w:type="spellEnd"/>
      <w:r>
        <w:t xml:space="preserve"> Evaluation </w:t>
      </w:r>
      <w:proofErr w:type="spellStart"/>
      <w:r>
        <w:t>menilai</w:t>
      </w:r>
      <w:proofErr w:type="spellEnd"/>
      <w:r>
        <w:t xml:space="preserve"> </w:t>
      </w:r>
      <w:proofErr w:type="spellStart"/>
      <w:r>
        <w:t>kualitas</w:t>
      </w:r>
      <w:proofErr w:type="spellEnd"/>
      <w:r>
        <w:t xml:space="preserve"> hasil clustering melalui metrik internal, visualisasi, serta profiling karakteristik setiap cluster. Bagian profiling merupakan inti evaluasi clustering karena tidak terdapat label aktual untuk dihitung sebagai akurasi.</w:t>
      </w:r>
    </w:p>
    <w:p w14:paraId="0DCEA6FA" w14:textId="77777777" w:rsidR="002D5DA9" w:rsidRDefault="004B715A">
      <w:pPr>
        <w:pStyle w:val="Heading2"/>
      </w:pPr>
      <w:r>
        <w:t>5.1 Ringkasan Metrik Internal</w:t>
      </w:r>
    </w:p>
    <w:tbl>
      <w:tblPr>
        <w:tblStyle w:val="TableGrid"/>
        <w:tblW w:w="0" w:type="auto"/>
        <w:tblLook w:val="04A0" w:firstRow="1" w:lastRow="0" w:firstColumn="1" w:lastColumn="0" w:noHBand="0" w:noVBand="1"/>
      </w:tblPr>
      <w:tblGrid>
        <w:gridCol w:w="10368"/>
      </w:tblGrid>
      <w:tr w:rsidR="002D5DA9" w14:paraId="300B50E7" w14:textId="77777777">
        <w:tc>
          <w:tcPr>
            <w:tcW w:w="10368" w:type="dxa"/>
            <w:shd w:val="clear" w:color="auto" w:fill="F2F2F2"/>
          </w:tcPr>
          <w:p w14:paraId="4BE87633" w14:textId="77777777" w:rsidR="002D5DA9" w:rsidRDefault="004B715A">
            <w:r>
              <w:rPr>
                <w:rFonts w:ascii="Consolas" w:eastAsia="Consolas" w:hAnsi="Consolas"/>
                <w:sz w:val="14"/>
              </w:rPr>
              <w:t># =========================================================</w:t>
            </w:r>
            <w:r>
              <w:rPr>
                <w:rFonts w:ascii="Consolas" w:eastAsia="Consolas" w:hAnsi="Consolas"/>
                <w:sz w:val="14"/>
              </w:rPr>
              <w:br/>
              <w:t># KODE 5.1 RINGKASAN METRIK INTERNAL</w:t>
            </w:r>
            <w:r>
              <w:rPr>
                <w:rFonts w:ascii="Consolas" w:eastAsia="Consolas" w:hAnsi="Consolas"/>
                <w:sz w:val="14"/>
              </w:rPr>
              <w:br/>
              <w:t># =========================================================</w:t>
            </w:r>
            <w:r>
              <w:rPr>
                <w:rFonts w:ascii="Consolas" w:eastAsia="Consolas" w:hAnsi="Consolas"/>
                <w:sz w:val="14"/>
              </w:rPr>
              <w:br/>
              <w:t>internal_metrics = pd.DataFrame({</w:t>
            </w:r>
            <w:r>
              <w:rPr>
                <w:rFonts w:ascii="Consolas" w:eastAsia="Consolas" w:hAnsi="Consolas"/>
                <w:sz w:val="14"/>
              </w:rPr>
              <w:br/>
              <w:t xml:space="preserve">    "Metrik": ["Inertia/WCSS", "Silhouette Score (sample 10.000)", "Davies-Bouldin Index (sample 10.000)", "Calinski-Harabasz Index (sample 10.000)"],</w:t>
            </w:r>
            <w:r>
              <w:rPr>
                <w:rFonts w:ascii="Consolas" w:eastAsia="Consolas" w:hAnsi="Consolas"/>
                <w:sz w:val="14"/>
              </w:rPr>
              <w:br/>
              <w:t xml:space="preserve">    "Nilai": [</w:t>
            </w:r>
            <w:r>
              <w:rPr>
                <w:rFonts w:ascii="Consolas" w:eastAsia="Consolas" w:hAnsi="Consolas"/>
                <w:sz w:val="14"/>
              </w:rPr>
              <w:br/>
              <w:t xml:space="preserve">        float(final_metrics["Inertia/WCSS"].iloc[0]),</w:t>
            </w:r>
            <w:r>
              <w:rPr>
                <w:rFonts w:ascii="Consolas" w:eastAsia="Consolas" w:hAnsi="Consolas"/>
                <w:sz w:val="14"/>
              </w:rPr>
              <w:br/>
              <w:t xml:space="preserve">        float(final_metrics["Silhouette Score (sample 10.000)"].iloc[0]),</w:t>
            </w:r>
            <w:r>
              <w:rPr>
                <w:rFonts w:ascii="Consolas" w:eastAsia="Consolas" w:hAnsi="Consolas"/>
                <w:sz w:val="14"/>
              </w:rPr>
              <w:br/>
              <w:t xml:space="preserve">        float(final_metrics["Davies-Bouldin Index (sample 10.000)"].iloc[0]),</w:t>
            </w:r>
            <w:r>
              <w:rPr>
                <w:rFonts w:ascii="Consolas" w:eastAsia="Consolas" w:hAnsi="Consolas"/>
                <w:sz w:val="14"/>
              </w:rPr>
              <w:br/>
              <w:t xml:space="preserve">        float(final_metrics["Calinski-Harabasz Index (sample 10.000)"].iloc[0])</w:t>
            </w:r>
            <w:r>
              <w:rPr>
                <w:rFonts w:ascii="Consolas" w:eastAsia="Consolas" w:hAnsi="Consolas"/>
                <w:sz w:val="14"/>
              </w:rPr>
              <w:br/>
              <w:t xml:space="preserve">    ],</w:t>
            </w:r>
            <w:r>
              <w:rPr>
                <w:rFonts w:ascii="Consolas" w:eastAsia="Consolas" w:hAnsi="Consolas"/>
                <w:sz w:val="14"/>
              </w:rPr>
              <w:br/>
              <w:t xml:space="preserve">    "Interpretasi Singkat": [</w:t>
            </w:r>
            <w:r>
              <w:rPr>
                <w:rFonts w:ascii="Consolas" w:eastAsia="Consolas" w:hAnsi="Consolas"/>
                <w:sz w:val="14"/>
              </w:rPr>
              <w:br/>
              <w:t xml:space="preserve">        "Semakin kecil semakin baik untuk kompaksi cluster pada K-Means.",</w:t>
            </w:r>
            <w:r>
              <w:rPr>
                <w:rFonts w:ascii="Consolas" w:eastAsia="Consolas" w:hAnsi="Consolas"/>
                <w:sz w:val="14"/>
              </w:rPr>
              <w:br/>
              <w:t xml:space="preserve">        "Nilai mendekati 1 semakin baik; hasil menunjukkan pemisahan cluster belum sangat kuat.",</w:t>
            </w:r>
            <w:r>
              <w:rPr>
                <w:rFonts w:ascii="Consolas" w:eastAsia="Consolas" w:hAnsi="Consolas"/>
                <w:sz w:val="14"/>
              </w:rPr>
              <w:br/>
              <w:t xml:space="preserve">        "Semakin kecil semakin baik; digunakan sebagai salah satu dasar memilih K=4.",</w:t>
            </w:r>
            <w:r>
              <w:rPr>
                <w:rFonts w:ascii="Consolas" w:eastAsia="Consolas" w:hAnsi="Consolas"/>
                <w:sz w:val="14"/>
              </w:rPr>
              <w:br/>
              <w:t xml:space="preserve">        "Semakin besar semakin baik; digunakan sebagai metrik pendukung."</w:t>
            </w:r>
            <w:r>
              <w:rPr>
                <w:rFonts w:ascii="Consolas" w:eastAsia="Consolas" w:hAnsi="Consolas"/>
                <w:sz w:val="14"/>
              </w:rPr>
              <w:br/>
              <w:t xml:space="preserve">    ]</w:t>
            </w:r>
            <w:r>
              <w:rPr>
                <w:rFonts w:ascii="Consolas" w:eastAsia="Consolas" w:hAnsi="Consolas"/>
                <w:sz w:val="14"/>
              </w:rPr>
              <w:br/>
              <w:t>})</w:t>
            </w:r>
            <w:r>
              <w:rPr>
                <w:rFonts w:ascii="Consolas" w:eastAsia="Consolas" w:hAnsi="Consolas"/>
                <w:sz w:val="14"/>
              </w:rPr>
              <w:br/>
              <w:t>display(internal_metrics)</w:t>
            </w:r>
            <w:r>
              <w:rPr>
                <w:rFonts w:ascii="Consolas" w:eastAsia="Consolas" w:hAnsi="Consolas"/>
                <w:sz w:val="14"/>
              </w:rPr>
              <w:br/>
              <w:t>internal_metrics.to_csv("bab5_internal_metrics_summary.csv", index=False)</w:t>
            </w:r>
          </w:p>
        </w:tc>
      </w:tr>
    </w:tbl>
    <w:p w14:paraId="3D2B879C" w14:textId="77777777" w:rsidR="002D5DA9" w:rsidRDefault="004B715A">
      <w:pPr>
        <w:jc w:val="center"/>
      </w:pPr>
      <w:r>
        <w:rPr>
          <w:b/>
          <w:i/>
          <w:sz w:val="18"/>
        </w:rPr>
        <w:t>Kode 5.1 Ringkasan Metrik Internal</w:t>
      </w:r>
    </w:p>
    <w:p w14:paraId="49FE2F68" w14:textId="77777777" w:rsidR="002D5DA9" w:rsidRDefault="004B715A">
      <w:pPr>
        <w:jc w:val="center"/>
        <w:rPr>
          <w:b/>
          <w:i/>
          <w:sz w:val="18"/>
        </w:rPr>
      </w:pPr>
      <w:r>
        <w:rPr>
          <w:b/>
          <w:i/>
          <w:sz w:val="18"/>
        </w:rPr>
        <w:t xml:space="preserve">Tabel 5.1 </w:t>
      </w:r>
      <w:proofErr w:type="spellStart"/>
      <w:r>
        <w:rPr>
          <w:b/>
          <w:i/>
          <w:sz w:val="18"/>
        </w:rPr>
        <w:t>Ringkasan</w:t>
      </w:r>
      <w:proofErr w:type="spellEnd"/>
      <w:r>
        <w:rPr>
          <w:b/>
          <w:i/>
          <w:sz w:val="18"/>
        </w:rPr>
        <w:t xml:space="preserve"> </w:t>
      </w:r>
      <w:proofErr w:type="spellStart"/>
      <w:r>
        <w:rPr>
          <w:b/>
          <w:i/>
          <w:sz w:val="18"/>
        </w:rPr>
        <w:t>Metrik</w:t>
      </w:r>
      <w:proofErr w:type="spellEnd"/>
      <w:r>
        <w:rPr>
          <w:b/>
          <w:i/>
          <w:sz w:val="18"/>
        </w:rPr>
        <w:t xml:space="preserve"> Internal</w:t>
      </w:r>
    </w:p>
    <w:p w14:paraId="2DF0BB73" w14:textId="6324168F" w:rsidR="00127093" w:rsidRPr="00127093" w:rsidRDefault="00127093">
      <w:pPr>
        <w:jc w:val="center"/>
        <w:rPr>
          <w:iCs/>
        </w:rPr>
      </w:pPr>
      <w:r w:rsidRPr="00127093">
        <w:rPr>
          <w:iCs/>
          <w:noProof/>
        </w:rPr>
        <w:drawing>
          <wp:inline distT="0" distB="0" distL="0" distR="0" wp14:anchorId="7A826119" wp14:editId="76D3E8E0">
            <wp:extent cx="5372566" cy="1158340"/>
            <wp:effectExtent l="0" t="0" r="0" b="3810"/>
            <wp:docPr id="16006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4019" name=""/>
                    <pic:cNvPicPr/>
                  </pic:nvPicPr>
                  <pic:blipFill>
                    <a:blip r:embed="rId41"/>
                    <a:stretch>
                      <a:fillRect/>
                    </a:stretch>
                  </pic:blipFill>
                  <pic:spPr>
                    <a:xfrm>
                      <a:off x="0" y="0"/>
                      <a:ext cx="5372566" cy="1158340"/>
                    </a:xfrm>
                    <a:prstGeom prst="rect">
                      <a:avLst/>
                    </a:prstGeom>
                  </pic:spPr>
                </pic:pic>
              </a:graphicData>
            </a:graphic>
          </wp:inline>
        </w:drawing>
      </w:r>
    </w:p>
    <w:tbl>
      <w:tblPr>
        <w:tblStyle w:val="TableGrid"/>
        <w:tblW w:w="0" w:type="auto"/>
        <w:jc w:val="center"/>
        <w:shd w:val="clear" w:color="auto" w:fill="FFFFFF" w:themeFill="background1"/>
        <w:tblLook w:val="04A0" w:firstRow="1" w:lastRow="0" w:firstColumn="1" w:lastColumn="0" w:noHBand="0" w:noVBand="1"/>
      </w:tblPr>
      <w:tblGrid>
        <w:gridCol w:w="3161"/>
        <w:gridCol w:w="1476"/>
        <w:gridCol w:w="5947"/>
      </w:tblGrid>
      <w:tr w:rsidR="002D5DA9" w:rsidRPr="00127093" w14:paraId="6D6A95CB" w14:textId="77777777" w:rsidTr="00127093">
        <w:trPr>
          <w:tblHeader/>
          <w:jc w:val="center"/>
        </w:trPr>
        <w:tc>
          <w:tcPr>
            <w:tcW w:w="0" w:type="auto"/>
            <w:shd w:val="clear" w:color="auto" w:fill="FFFFFF" w:themeFill="background1"/>
            <w:vAlign w:val="center"/>
          </w:tcPr>
          <w:p w14:paraId="376D8A6A" w14:textId="77777777" w:rsidR="002D5DA9" w:rsidRPr="00127093" w:rsidRDefault="004B715A">
            <w:pPr>
              <w:jc w:val="center"/>
              <w:rPr>
                <w:szCs w:val="24"/>
              </w:rPr>
            </w:pPr>
            <w:r w:rsidRPr="00127093">
              <w:rPr>
                <w:b/>
                <w:szCs w:val="24"/>
              </w:rPr>
              <w:t>Metrik</w:t>
            </w:r>
          </w:p>
        </w:tc>
        <w:tc>
          <w:tcPr>
            <w:tcW w:w="0" w:type="auto"/>
            <w:shd w:val="clear" w:color="auto" w:fill="FFFFFF" w:themeFill="background1"/>
            <w:vAlign w:val="center"/>
          </w:tcPr>
          <w:p w14:paraId="0063D1FD" w14:textId="77777777" w:rsidR="002D5DA9" w:rsidRPr="00127093" w:rsidRDefault="004B715A">
            <w:pPr>
              <w:jc w:val="center"/>
              <w:rPr>
                <w:szCs w:val="24"/>
              </w:rPr>
            </w:pPr>
            <w:r w:rsidRPr="00127093">
              <w:rPr>
                <w:b/>
                <w:szCs w:val="24"/>
              </w:rPr>
              <w:t>Nilai</w:t>
            </w:r>
          </w:p>
        </w:tc>
        <w:tc>
          <w:tcPr>
            <w:tcW w:w="0" w:type="auto"/>
            <w:shd w:val="clear" w:color="auto" w:fill="FFFFFF" w:themeFill="background1"/>
            <w:vAlign w:val="center"/>
          </w:tcPr>
          <w:p w14:paraId="107B8359" w14:textId="77777777" w:rsidR="002D5DA9" w:rsidRPr="00127093" w:rsidRDefault="004B715A">
            <w:pPr>
              <w:jc w:val="center"/>
              <w:rPr>
                <w:szCs w:val="24"/>
              </w:rPr>
            </w:pPr>
            <w:r w:rsidRPr="00127093">
              <w:rPr>
                <w:b/>
                <w:szCs w:val="24"/>
              </w:rPr>
              <w:t>Interpretasi Singkat</w:t>
            </w:r>
          </w:p>
        </w:tc>
      </w:tr>
      <w:tr w:rsidR="002D5DA9" w:rsidRPr="00127093" w14:paraId="6A13E2CD" w14:textId="77777777" w:rsidTr="00127093">
        <w:trPr>
          <w:jc w:val="center"/>
        </w:trPr>
        <w:tc>
          <w:tcPr>
            <w:tcW w:w="0" w:type="auto"/>
            <w:shd w:val="clear" w:color="auto" w:fill="FFFFFF" w:themeFill="background1"/>
            <w:vAlign w:val="center"/>
          </w:tcPr>
          <w:p w14:paraId="2D017840" w14:textId="77777777" w:rsidR="002D5DA9" w:rsidRPr="00127093" w:rsidRDefault="004B715A" w:rsidP="003D0240">
            <w:pPr>
              <w:jc w:val="left"/>
              <w:rPr>
                <w:szCs w:val="24"/>
              </w:rPr>
            </w:pPr>
            <w:r w:rsidRPr="00127093">
              <w:rPr>
                <w:szCs w:val="24"/>
              </w:rPr>
              <w:t>Inertia/WCSS</w:t>
            </w:r>
          </w:p>
        </w:tc>
        <w:tc>
          <w:tcPr>
            <w:tcW w:w="0" w:type="auto"/>
            <w:shd w:val="clear" w:color="auto" w:fill="FFFFFF" w:themeFill="background1"/>
            <w:vAlign w:val="center"/>
          </w:tcPr>
          <w:p w14:paraId="2C6F03B2" w14:textId="77777777" w:rsidR="002D5DA9" w:rsidRPr="00127093" w:rsidRDefault="004B715A" w:rsidP="003D0240">
            <w:pPr>
              <w:jc w:val="left"/>
              <w:rPr>
                <w:szCs w:val="24"/>
              </w:rPr>
            </w:pPr>
            <w:r w:rsidRPr="00127093">
              <w:rPr>
                <w:szCs w:val="24"/>
              </w:rPr>
              <w:t>3,159,748.99</w:t>
            </w:r>
          </w:p>
        </w:tc>
        <w:tc>
          <w:tcPr>
            <w:tcW w:w="0" w:type="auto"/>
            <w:shd w:val="clear" w:color="auto" w:fill="FFFFFF" w:themeFill="background1"/>
            <w:vAlign w:val="center"/>
          </w:tcPr>
          <w:p w14:paraId="39ED9257" w14:textId="77777777" w:rsidR="002D5DA9" w:rsidRPr="00127093" w:rsidRDefault="004B715A" w:rsidP="003D0240">
            <w:pPr>
              <w:jc w:val="left"/>
              <w:rPr>
                <w:szCs w:val="24"/>
              </w:rPr>
            </w:pPr>
            <w:r w:rsidRPr="00127093">
              <w:rPr>
                <w:szCs w:val="24"/>
              </w:rPr>
              <w:t>Semakin kecil semakin baik untuk kompaksi cluster pada K-Means.</w:t>
            </w:r>
          </w:p>
        </w:tc>
      </w:tr>
      <w:tr w:rsidR="002D5DA9" w:rsidRPr="00127093" w14:paraId="292A905F" w14:textId="77777777" w:rsidTr="00127093">
        <w:trPr>
          <w:jc w:val="center"/>
        </w:trPr>
        <w:tc>
          <w:tcPr>
            <w:tcW w:w="0" w:type="auto"/>
            <w:shd w:val="clear" w:color="auto" w:fill="FFFFFF" w:themeFill="background1"/>
            <w:vAlign w:val="center"/>
          </w:tcPr>
          <w:p w14:paraId="17F0D274" w14:textId="77777777" w:rsidR="002D5DA9" w:rsidRPr="00127093" w:rsidRDefault="004B715A" w:rsidP="003D0240">
            <w:pPr>
              <w:jc w:val="left"/>
              <w:rPr>
                <w:szCs w:val="24"/>
              </w:rPr>
            </w:pPr>
            <w:r w:rsidRPr="00127093">
              <w:rPr>
                <w:szCs w:val="24"/>
              </w:rPr>
              <w:t>Silhouette Score (sample 10.000)</w:t>
            </w:r>
          </w:p>
        </w:tc>
        <w:tc>
          <w:tcPr>
            <w:tcW w:w="0" w:type="auto"/>
            <w:shd w:val="clear" w:color="auto" w:fill="FFFFFF" w:themeFill="background1"/>
            <w:vAlign w:val="center"/>
          </w:tcPr>
          <w:p w14:paraId="0CC668E9" w14:textId="77777777" w:rsidR="002D5DA9" w:rsidRPr="00127093" w:rsidRDefault="004B715A" w:rsidP="003D0240">
            <w:pPr>
              <w:jc w:val="left"/>
              <w:rPr>
                <w:szCs w:val="24"/>
              </w:rPr>
            </w:pPr>
            <w:r w:rsidRPr="00127093">
              <w:rPr>
                <w:szCs w:val="24"/>
              </w:rPr>
              <w:t>0.1465</w:t>
            </w:r>
          </w:p>
        </w:tc>
        <w:tc>
          <w:tcPr>
            <w:tcW w:w="0" w:type="auto"/>
            <w:shd w:val="clear" w:color="auto" w:fill="FFFFFF" w:themeFill="background1"/>
            <w:vAlign w:val="center"/>
          </w:tcPr>
          <w:p w14:paraId="32B37209" w14:textId="77777777" w:rsidR="002D5DA9" w:rsidRPr="00127093" w:rsidRDefault="004B715A" w:rsidP="003D0240">
            <w:pPr>
              <w:jc w:val="left"/>
              <w:rPr>
                <w:szCs w:val="24"/>
              </w:rPr>
            </w:pPr>
            <w:r w:rsidRPr="00127093">
              <w:rPr>
                <w:szCs w:val="24"/>
              </w:rPr>
              <w:t>Nilai mendekati 1 semakin baik; hasil menunjukkan pemisahan cluster belum sangat kuat.</w:t>
            </w:r>
          </w:p>
        </w:tc>
      </w:tr>
      <w:tr w:rsidR="002D5DA9" w:rsidRPr="00127093" w14:paraId="4C05D1D4" w14:textId="77777777" w:rsidTr="00127093">
        <w:trPr>
          <w:jc w:val="center"/>
        </w:trPr>
        <w:tc>
          <w:tcPr>
            <w:tcW w:w="0" w:type="auto"/>
            <w:shd w:val="clear" w:color="auto" w:fill="FFFFFF" w:themeFill="background1"/>
            <w:vAlign w:val="center"/>
          </w:tcPr>
          <w:p w14:paraId="60F162D4" w14:textId="77777777" w:rsidR="002D5DA9" w:rsidRPr="00127093" w:rsidRDefault="004B715A" w:rsidP="003D0240">
            <w:pPr>
              <w:jc w:val="left"/>
              <w:rPr>
                <w:szCs w:val="24"/>
              </w:rPr>
            </w:pPr>
            <w:r w:rsidRPr="00127093">
              <w:rPr>
                <w:szCs w:val="24"/>
              </w:rPr>
              <w:t>Davies-Bouldin Index (sample 10.000)</w:t>
            </w:r>
          </w:p>
        </w:tc>
        <w:tc>
          <w:tcPr>
            <w:tcW w:w="0" w:type="auto"/>
            <w:shd w:val="clear" w:color="auto" w:fill="FFFFFF" w:themeFill="background1"/>
            <w:vAlign w:val="center"/>
          </w:tcPr>
          <w:p w14:paraId="27694273" w14:textId="77777777" w:rsidR="002D5DA9" w:rsidRPr="00127093" w:rsidRDefault="004B715A" w:rsidP="003D0240">
            <w:pPr>
              <w:jc w:val="left"/>
              <w:rPr>
                <w:szCs w:val="24"/>
              </w:rPr>
            </w:pPr>
            <w:r w:rsidRPr="00127093">
              <w:rPr>
                <w:szCs w:val="24"/>
              </w:rPr>
              <w:t>1.77</w:t>
            </w:r>
          </w:p>
        </w:tc>
        <w:tc>
          <w:tcPr>
            <w:tcW w:w="0" w:type="auto"/>
            <w:shd w:val="clear" w:color="auto" w:fill="FFFFFF" w:themeFill="background1"/>
            <w:vAlign w:val="center"/>
          </w:tcPr>
          <w:p w14:paraId="0C26EAAE" w14:textId="77777777" w:rsidR="002D5DA9" w:rsidRPr="00127093" w:rsidRDefault="004B715A" w:rsidP="003D0240">
            <w:pPr>
              <w:jc w:val="left"/>
              <w:rPr>
                <w:szCs w:val="24"/>
              </w:rPr>
            </w:pPr>
            <w:r w:rsidRPr="00127093">
              <w:rPr>
                <w:szCs w:val="24"/>
              </w:rPr>
              <w:t>Semakin kecil semakin baik; digunakan sebagai salah satu dasar memilih K=4.</w:t>
            </w:r>
          </w:p>
        </w:tc>
      </w:tr>
      <w:tr w:rsidR="002D5DA9" w:rsidRPr="00127093" w14:paraId="1B729968" w14:textId="77777777" w:rsidTr="00127093">
        <w:trPr>
          <w:jc w:val="center"/>
        </w:trPr>
        <w:tc>
          <w:tcPr>
            <w:tcW w:w="0" w:type="auto"/>
            <w:shd w:val="clear" w:color="auto" w:fill="FFFFFF" w:themeFill="background1"/>
            <w:vAlign w:val="center"/>
          </w:tcPr>
          <w:p w14:paraId="164F89D6" w14:textId="77777777" w:rsidR="002D5DA9" w:rsidRPr="00127093" w:rsidRDefault="004B715A" w:rsidP="003D0240">
            <w:pPr>
              <w:jc w:val="left"/>
              <w:rPr>
                <w:szCs w:val="24"/>
              </w:rPr>
            </w:pPr>
            <w:r w:rsidRPr="00127093">
              <w:rPr>
                <w:szCs w:val="24"/>
              </w:rPr>
              <w:t>Calinski-Harabasz Index (sample 10.000)</w:t>
            </w:r>
          </w:p>
        </w:tc>
        <w:tc>
          <w:tcPr>
            <w:tcW w:w="0" w:type="auto"/>
            <w:shd w:val="clear" w:color="auto" w:fill="FFFFFF" w:themeFill="background1"/>
            <w:vAlign w:val="center"/>
          </w:tcPr>
          <w:p w14:paraId="046785BA" w14:textId="77777777" w:rsidR="002D5DA9" w:rsidRPr="00127093" w:rsidRDefault="004B715A" w:rsidP="003D0240">
            <w:pPr>
              <w:jc w:val="left"/>
              <w:rPr>
                <w:szCs w:val="24"/>
              </w:rPr>
            </w:pPr>
            <w:r w:rsidRPr="00127093">
              <w:rPr>
                <w:szCs w:val="24"/>
              </w:rPr>
              <w:t>1,762.96</w:t>
            </w:r>
          </w:p>
        </w:tc>
        <w:tc>
          <w:tcPr>
            <w:tcW w:w="0" w:type="auto"/>
            <w:shd w:val="clear" w:color="auto" w:fill="FFFFFF" w:themeFill="background1"/>
            <w:vAlign w:val="center"/>
          </w:tcPr>
          <w:p w14:paraId="1281DFC7" w14:textId="77777777" w:rsidR="002D5DA9" w:rsidRPr="00127093" w:rsidRDefault="004B715A" w:rsidP="003D0240">
            <w:pPr>
              <w:jc w:val="left"/>
              <w:rPr>
                <w:szCs w:val="24"/>
              </w:rPr>
            </w:pPr>
            <w:r w:rsidRPr="00127093">
              <w:rPr>
                <w:szCs w:val="24"/>
              </w:rPr>
              <w:t>Semakin besar semakin baik; digunakan sebagai metrik pendukung.</w:t>
            </w:r>
          </w:p>
        </w:tc>
      </w:tr>
    </w:tbl>
    <w:p w14:paraId="1673E288" w14:textId="77777777" w:rsidR="002D5DA9" w:rsidRDefault="004B715A" w:rsidP="003D0240">
      <w:pPr>
        <w:jc w:val="left"/>
      </w:pPr>
      <w:r>
        <w:t>Nilai Silhouette Score 0,1465 menunjukkan pemisahan cluster belum sangat kuat secara geometris. Namun, hasil masih dapat dianalisis karena profil cluster menunjukkan perbedaan karakteristik yang jelas.</w:t>
      </w:r>
    </w:p>
    <w:p w14:paraId="76C63446" w14:textId="77777777" w:rsidR="002D5DA9" w:rsidRDefault="004B715A">
      <w:pPr>
        <w:pStyle w:val="Heading2"/>
      </w:pPr>
      <w:r>
        <w:t>5.2 Visualisasi Cluster untuk Evaluation</w:t>
      </w:r>
    </w:p>
    <w:tbl>
      <w:tblPr>
        <w:tblStyle w:val="TableGrid"/>
        <w:tblW w:w="0" w:type="auto"/>
        <w:tblLook w:val="04A0" w:firstRow="1" w:lastRow="0" w:firstColumn="1" w:lastColumn="0" w:noHBand="0" w:noVBand="1"/>
      </w:tblPr>
      <w:tblGrid>
        <w:gridCol w:w="10368"/>
      </w:tblGrid>
      <w:tr w:rsidR="002D5DA9" w14:paraId="5077FE99" w14:textId="77777777">
        <w:tc>
          <w:tcPr>
            <w:tcW w:w="10368" w:type="dxa"/>
            <w:shd w:val="clear" w:color="auto" w:fill="F2F2F2"/>
          </w:tcPr>
          <w:p w14:paraId="2CD05C77" w14:textId="77777777" w:rsidR="002D5DA9" w:rsidRDefault="004B715A">
            <w:r>
              <w:rPr>
                <w:rFonts w:ascii="Consolas" w:eastAsia="Consolas" w:hAnsi="Consolas"/>
                <w:sz w:val="14"/>
              </w:rPr>
              <w:t># =========================================================</w:t>
            </w:r>
            <w:r>
              <w:rPr>
                <w:rFonts w:ascii="Consolas" w:eastAsia="Consolas" w:hAnsi="Consolas"/>
                <w:sz w:val="14"/>
              </w:rPr>
              <w:br/>
              <w:t># KODE 5.2 VISUALISASI CLUSTER UNTUK EVALUATION</w:t>
            </w:r>
            <w:r>
              <w:rPr>
                <w:rFonts w:ascii="Consolas" w:eastAsia="Consolas" w:hAnsi="Consolas"/>
                <w:sz w:val="14"/>
              </w:rPr>
              <w:br/>
              <w:t># =========================================================</w:t>
            </w:r>
            <w:r>
              <w:rPr>
                <w:rFonts w:ascii="Consolas" w:eastAsia="Consolas" w:hAnsi="Consolas"/>
                <w:sz w:val="14"/>
              </w:rPr>
              <w:br/>
              <w:t>plt.figure(figsize=(8, 5))</w:t>
            </w:r>
            <w:r>
              <w:rPr>
                <w:rFonts w:ascii="Consolas" w:eastAsia="Consolas" w:hAnsi="Consolas"/>
                <w:sz w:val="14"/>
              </w:rPr>
              <w:br/>
              <w:t>plt.bar(cluster_size.index.astype(str), cluster_size["Jumlah"])</w:t>
            </w:r>
            <w:r>
              <w:rPr>
                <w:rFonts w:ascii="Consolas" w:eastAsia="Consolas" w:hAnsi="Consolas"/>
                <w:sz w:val="14"/>
              </w:rPr>
              <w:br/>
              <w:t>plt.title("Jumlah Transaksi pada Setiap Cluster")</w:t>
            </w:r>
            <w:r>
              <w:rPr>
                <w:rFonts w:ascii="Consolas" w:eastAsia="Consolas" w:hAnsi="Consolas"/>
                <w:sz w:val="14"/>
              </w:rPr>
              <w:br/>
              <w:t>plt.xlabel("Cluster")</w:t>
            </w:r>
            <w:r>
              <w:rPr>
                <w:rFonts w:ascii="Consolas" w:eastAsia="Consolas" w:hAnsi="Consolas"/>
                <w:sz w:val="14"/>
              </w:rPr>
              <w:br/>
              <w:t>plt.ylabel("Jumlah Transaksi")</w:t>
            </w:r>
            <w:r>
              <w:rPr>
                <w:rFonts w:ascii="Consolas" w:eastAsia="Consolas" w:hAnsi="Consolas"/>
                <w:sz w:val="14"/>
              </w:rPr>
              <w:br/>
              <w:t>plt.tight_layout()</w:t>
            </w:r>
            <w:r>
              <w:rPr>
                <w:rFonts w:ascii="Consolas" w:eastAsia="Consolas" w:hAnsi="Consolas"/>
                <w:sz w:val="14"/>
              </w:rPr>
              <w:br/>
              <w:t>plt.savefig("fig_bab5_cluster_size.png", dpi=180)</w:t>
            </w:r>
            <w:r>
              <w:rPr>
                <w:rFonts w:ascii="Consolas" w:eastAsia="Consolas" w:hAnsi="Consolas"/>
                <w:sz w:val="14"/>
              </w:rPr>
              <w:br/>
              <w:t>plt.show()</w:t>
            </w:r>
            <w:r>
              <w:rPr>
                <w:rFonts w:ascii="Consolas" w:eastAsia="Consolas" w:hAnsi="Consolas"/>
                <w:sz w:val="14"/>
              </w:rPr>
              <w:br/>
            </w:r>
            <w:r>
              <w:rPr>
                <w:rFonts w:ascii="Consolas" w:eastAsia="Consolas" w:hAnsi="Consolas"/>
                <w:sz w:val="14"/>
              </w:rPr>
              <w:br/>
              <w:t>amount_summary = profile_cluster.groupby("Cluster")["Amount_spent"].mean().round(2)</w:t>
            </w:r>
            <w:r>
              <w:rPr>
                <w:rFonts w:ascii="Consolas" w:eastAsia="Consolas" w:hAnsi="Consolas"/>
                <w:sz w:val="14"/>
              </w:rPr>
              <w:br/>
              <w:t>plt.figure(figsize=(8, 5))</w:t>
            </w:r>
            <w:r>
              <w:rPr>
                <w:rFonts w:ascii="Consolas" w:eastAsia="Consolas" w:hAnsi="Consolas"/>
                <w:sz w:val="14"/>
              </w:rPr>
              <w:br/>
              <w:t>plt.bar(amount_summary.index.astype(str), amount_summary.values)</w:t>
            </w:r>
            <w:r>
              <w:rPr>
                <w:rFonts w:ascii="Consolas" w:eastAsia="Consolas" w:hAnsi="Consolas"/>
                <w:sz w:val="14"/>
              </w:rPr>
              <w:br/>
              <w:t>plt.title("Rata-rata Amount_spent per Cluster")</w:t>
            </w:r>
            <w:r>
              <w:rPr>
                <w:rFonts w:ascii="Consolas" w:eastAsia="Consolas" w:hAnsi="Consolas"/>
                <w:sz w:val="14"/>
              </w:rPr>
              <w:br/>
              <w:t>plt.xlabel("Cluster")</w:t>
            </w:r>
            <w:r>
              <w:rPr>
                <w:rFonts w:ascii="Consolas" w:eastAsia="Consolas" w:hAnsi="Consolas"/>
                <w:sz w:val="14"/>
              </w:rPr>
              <w:br/>
              <w:t>plt.ylabel("Rata-rata Amount_spent")</w:t>
            </w:r>
            <w:r>
              <w:rPr>
                <w:rFonts w:ascii="Consolas" w:eastAsia="Consolas" w:hAnsi="Consolas"/>
                <w:sz w:val="14"/>
              </w:rPr>
              <w:br/>
              <w:t>plt.tight_layout()</w:t>
            </w:r>
            <w:r>
              <w:rPr>
                <w:rFonts w:ascii="Consolas" w:eastAsia="Consolas" w:hAnsi="Consolas"/>
                <w:sz w:val="14"/>
              </w:rPr>
              <w:br/>
              <w:t>plt.savefig("fig_bab5_avg_amount.png", dpi=180)</w:t>
            </w:r>
            <w:r>
              <w:rPr>
                <w:rFonts w:ascii="Consolas" w:eastAsia="Consolas" w:hAnsi="Consolas"/>
                <w:sz w:val="14"/>
              </w:rPr>
              <w:br/>
              <w:t>plt.show()</w:t>
            </w:r>
            <w:r>
              <w:rPr>
                <w:rFonts w:ascii="Consolas" w:eastAsia="Consolas" w:hAnsi="Consolas"/>
                <w:sz w:val="14"/>
              </w:rPr>
              <w:br/>
            </w:r>
            <w:r>
              <w:rPr>
                <w:rFonts w:ascii="Consolas" w:eastAsia="Consolas" w:hAnsi="Consolas"/>
                <w:sz w:val="14"/>
              </w:rPr>
              <w:br/>
              <w:t>age_summary = profile_cluster.groupby("Cluster")["Age"].mean().round(2)</w:t>
            </w:r>
            <w:r>
              <w:rPr>
                <w:rFonts w:ascii="Consolas" w:eastAsia="Consolas" w:hAnsi="Consolas"/>
                <w:sz w:val="14"/>
              </w:rPr>
              <w:br/>
              <w:t>plt.figure(figsize=(8, 5))</w:t>
            </w:r>
            <w:r>
              <w:rPr>
                <w:rFonts w:ascii="Consolas" w:eastAsia="Consolas" w:hAnsi="Consolas"/>
                <w:sz w:val="14"/>
              </w:rPr>
              <w:br/>
              <w:t>plt.bar(age_summary.index.astype(str), age_summary.values)</w:t>
            </w:r>
            <w:r>
              <w:rPr>
                <w:rFonts w:ascii="Consolas" w:eastAsia="Consolas" w:hAnsi="Consolas"/>
                <w:sz w:val="14"/>
              </w:rPr>
              <w:br/>
              <w:t>plt.title("Rata-rata Age per Cluster")</w:t>
            </w:r>
            <w:r>
              <w:rPr>
                <w:rFonts w:ascii="Consolas" w:eastAsia="Consolas" w:hAnsi="Consolas"/>
                <w:sz w:val="14"/>
              </w:rPr>
              <w:br/>
              <w:t>plt.xlabel("Cluster")</w:t>
            </w:r>
            <w:r>
              <w:rPr>
                <w:rFonts w:ascii="Consolas" w:eastAsia="Consolas" w:hAnsi="Consolas"/>
                <w:sz w:val="14"/>
              </w:rPr>
              <w:br/>
              <w:t>plt.ylabel("Rata-rata Age")</w:t>
            </w:r>
            <w:r>
              <w:rPr>
                <w:rFonts w:ascii="Consolas" w:eastAsia="Consolas" w:hAnsi="Consolas"/>
                <w:sz w:val="14"/>
              </w:rPr>
              <w:br/>
              <w:t>plt.tight_layout()</w:t>
            </w:r>
            <w:r>
              <w:rPr>
                <w:rFonts w:ascii="Consolas" w:eastAsia="Consolas" w:hAnsi="Consolas"/>
                <w:sz w:val="14"/>
              </w:rPr>
              <w:br/>
              <w:t>plt.savefig("fig_bab5_avg_age.png", dpi=180)</w:t>
            </w:r>
            <w:r>
              <w:rPr>
                <w:rFonts w:ascii="Consolas" w:eastAsia="Consolas" w:hAnsi="Consolas"/>
                <w:sz w:val="14"/>
              </w:rPr>
              <w:br/>
              <w:t>plt.show()</w:t>
            </w:r>
            <w:r>
              <w:rPr>
                <w:rFonts w:ascii="Consolas" w:eastAsia="Consolas" w:hAnsi="Consolas"/>
                <w:sz w:val="14"/>
              </w:rPr>
              <w:br/>
            </w:r>
            <w:r>
              <w:rPr>
                <w:rFonts w:ascii="Consolas" w:eastAsia="Consolas" w:hAnsi="Consolas"/>
                <w:sz w:val="14"/>
              </w:rPr>
              <w:br/>
              <w:t># PCA untuk BAB V memakai sampel yang sama konsepnya dengan BAB IV</w:t>
            </w:r>
            <w:r>
              <w:rPr>
                <w:rFonts w:ascii="Consolas" w:eastAsia="Consolas" w:hAnsi="Consolas"/>
                <w:sz w:val="14"/>
              </w:rPr>
              <w:br/>
              <w:t>plt.figure(figsize=(8, 6))</w:t>
            </w:r>
            <w:r>
              <w:rPr>
                <w:rFonts w:ascii="Consolas" w:eastAsia="Consolas" w:hAnsi="Consolas"/>
                <w:sz w:val="14"/>
              </w:rPr>
              <w:br/>
              <w:t>for cl in sorted(viz["Cluster"].unique()):</w:t>
            </w:r>
            <w:r>
              <w:rPr>
                <w:rFonts w:ascii="Consolas" w:eastAsia="Consolas" w:hAnsi="Consolas"/>
                <w:sz w:val="14"/>
              </w:rPr>
              <w:br/>
              <w:t xml:space="preserve">    sub = viz[viz["Cluster"] == cl]</w:t>
            </w:r>
            <w:r>
              <w:rPr>
                <w:rFonts w:ascii="Consolas" w:eastAsia="Consolas" w:hAnsi="Consolas"/>
                <w:sz w:val="14"/>
              </w:rPr>
              <w:br/>
              <w:t xml:space="preserve">    plt.scatter(sub["PC1"], sub["PC2"], s=8, alpha=0.5, label=f"Cluster {cl}")</w:t>
            </w:r>
            <w:r>
              <w:rPr>
                <w:rFonts w:ascii="Consolas" w:eastAsia="Consolas" w:hAnsi="Consolas"/>
                <w:sz w:val="14"/>
              </w:rPr>
              <w:br/>
              <w:t>plt.title("Visualisasi Cluster Menggunakan PCA 2D (Sample 10.000)")</w:t>
            </w:r>
            <w:r>
              <w:rPr>
                <w:rFonts w:ascii="Consolas" w:eastAsia="Consolas" w:hAnsi="Consolas"/>
                <w:sz w:val="14"/>
              </w:rPr>
              <w:br/>
              <w:t>plt.xlabel(f"PC1 ({pca.explained_variance_ratio_[0]*100:.2f}% var.)")</w:t>
            </w:r>
            <w:r>
              <w:rPr>
                <w:rFonts w:ascii="Consolas" w:eastAsia="Consolas" w:hAnsi="Consolas"/>
                <w:sz w:val="14"/>
              </w:rPr>
              <w:br/>
              <w:t>plt.ylabel(f"PC2 ({pca.explained_variance_ratio_[1]*100:.2f}% var.)")</w:t>
            </w:r>
            <w:r>
              <w:rPr>
                <w:rFonts w:ascii="Consolas" w:eastAsia="Consolas" w:hAnsi="Consolas"/>
                <w:sz w:val="14"/>
              </w:rPr>
              <w:br/>
              <w:t>plt.legend(markerscale=2)</w:t>
            </w:r>
            <w:r>
              <w:rPr>
                <w:rFonts w:ascii="Consolas" w:eastAsia="Consolas" w:hAnsi="Consolas"/>
                <w:sz w:val="14"/>
              </w:rPr>
              <w:br/>
              <w:t>plt.tight_layout()</w:t>
            </w:r>
            <w:r>
              <w:rPr>
                <w:rFonts w:ascii="Consolas" w:eastAsia="Consolas" w:hAnsi="Consolas"/>
                <w:sz w:val="14"/>
              </w:rPr>
              <w:br/>
              <w:t>plt.savefig("fig_bab5_pca_cluster.png", dpi=180)</w:t>
            </w:r>
            <w:r>
              <w:rPr>
                <w:rFonts w:ascii="Consolas" w:eastAsia="Consolas" w:hAnsi="Consolas"/>
                <w:sz w:val="14"/>
              </w:rPr>
              <w:br/>
              <w:t>plt.show()</w:t>
            </w:r>
          </w:p>
        </w:tc>
      </w:tr>
    </w:tbl>
    <w:p w14:paraId="266F045B" w14:textId="77777777" w:rsidR="002D5DA9" w:rsidRDefault="004B715A">
      <w:pPr>
        <w:jc w:val="center"/>
        <w:rPr>
          <w:b/>
          <w:i/>
          <w:sz w:val="18"/>
        </w:rPr>
      </w:pPr>
      <w:r>
        <w:rPr>
          <w:b/>
          <w:i/>
          <w:sz w:val="18"/>
        </w:rPr>
        <w:t xml:space="preserve">Kode 5.2 </w:t>
      </w:r>
      <w:proofErr w:type="spellStart"/>
      <w:r>
        <w:rPr>
          <w:b/>
          <w:i/>
          <w:sz w:val="18"/>
        </w:rPr>
        <w:t>Visualisasi</w:t>
      </w:r>
      <w:proofErr w:type="spellEnd"/>
      <w:r>
        <w:rPr>
          <w:b/>
          <w:i/>
          <w:sz w:val="18"/>
        </w:rPr>
        <w:t xml:space="preserve"> Cluster </w:t>
      </w:r>
      <w:proofErr w:type="spellStart"/>
      <w:r>
        <w:rPr>
          <w:b/>
          <w:i/>
          <w:sz w:val="18"/>
        </w:rPr>
        <w:t>untuk</w:t>
      </w:r>
      <w:proofErr w:type="spellEnd"/>
      <w:r>
        <w:rPr>
          <w:b/>
          <w:i/>
          <w:sz w:val="18"/>
        </w:rPr>
        <w:t xml:space="preserve"> Evaluation</w:t>
      </w:r>
    </w:p>
    <w:p w14:paraId="6AE4EE0B" w14:textId="4F093809" w:rsidR="008442F5" w:rsidRPr="008442F5" w:rsidRDefault="008442F5">
      <w:pPr>
        <w:jc w:val="center"/>
        <w:rPr>
          <w:iCs/>
        </w:rPr>
      </w:pPr>
      <w:r>
        <w:rPr>
          <w:noProof/>
        </w:rPr>
        <w:drawing>
          <wp:inline distT="0" distB="0" distL="0" distR="0" wp14:anchorId="361CBB83" wp14:editId="7B14B723">
            <wp:extent cx="4984933" cy="3091543"/>
            <wp:effectExtent l="0" t="0" r="6350" b="0"/>
            <wp:docPr id="580263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26318" cy="3117209"/>
                    </a:xfrm>
                    <a:prstGeom prst="rect">
                      <a:avLst/>
                    </a:prstGeom>
                    <a:noFill/>
                    <a:ln>
                      <a:noFill/>
                    </a:ln>
                  </pic:spPr>
                </pic:pic>
              </a:graphicData>
            </a:graphic>
          </wp:inline>
        </w:drawing>
      </w:r>
    </w:p>
    <w:p w14:paraId="003AC5E8" w14:textId="77777777" w:rsidR="002D5DA9" w:rsidRDefault="004B715A">
      <w:pPr>
        <w:jc w:val="center"/>
      </w:pPr>
      <w:r>
        <w:rPr>
          <w:b/>
          <w:i/>
          <w:sz w:val="18"/>
        </w:rPr>
        <w:t xml:space="preserve">Gambar 5.1 </w:t>
      </w:r>
      <w:proofErr w:type="spellStart"/>
      <w:r>
        <w:rPr>
          <w:b/>
          <w:i/>
          <w:sz w:val="18"/>
        </w:rPr>
        <w:t>Jumlah</w:t>
      </w:r>
      <w:proofErr w:type="spellEnd"/>
      <w:r>
        <w:rPr>
          <w:b/>
          <w:i/>
          <w:sz w:val="18"/>
        </w:rPr>
        <w:t xml:space="preserve"> </w:t>
      </w:r>
      <w:proofErr w:type="spellStart"/>
      <w:r>
        <w:rPr>
          <w:b/>
          <w:i/>
          <w:sz w:val="18"/>
        </w:rPr>
        <w:t>Transaksi</w:t>
      </w:r>
      <w:proofErr w:type="spellEnd"/>
      <w:r>
        <w:rPr>
          <w:b/>
          <w:i/>
          <w:sz w:val="18"/>
        </w:rPr>
        <w:t xml:space="preserve"> pada </w:t>
      </w:r>
      <w:proofErr w:type="spellStart"/>
      <w:r>
        <w:rPr>
          <w:b/>
          <w:i/>
          <w:sz w:val="18"/>
        </w:rPr>
        <w:t>Setiap</w:t>
      </w:r>
      <w:proofErr w:type="spellEnd"/>
      <w:r>
        <w:rPr>
          <w:b/>
          <w:i/>
          <w:sz w:val="18"/>
        </w:rPr>
        <w:t xml:space="preserve"> Cluster</w:t>
      </w:r>
    </w:p>
    <w:p w14:paraId="69C6F62C" w14:textId="2E5364E4" w:rsidR="002D5DA9" w:rsidRDefault="002D5DA9">
      <w:pPr>
        <w:jc w:val="center"/>
        <w:rPr>
          <w:noProof/>
        </w:rPr>
      </w:pPr>
    </w:p>
    <w:p w14:paraId="34BAA655" w14:textId="77777777" w:rsidR="00517D37" w:rsidRDefault="00517D37">
      <w:pPr>
        <w:jc w:val="center"/>
        <w:rPr>
          <w:noProof/>
        </w:rPr>
      </w:pPr>
    </w:p>
    <w:p w14:paraId="21FF16C1" w14:textId="77777777" w:rsidR="00517D37" w:rsidRDefault="00517D37">
      <w:pPr>
        <w:jc w:val="center"/>
        <w:rPr>
          <w:noProof/>
        </w:rPr>
      </w:pPr>
    </w:p>
    <w:p w14:paraId="19A10AA5" w14:textId="77777777" w:rsidR="00517D37" w:rsidRDefault="00517D37">
      <w:pPr>
        <w:jc w:val="center"/>
        <w:rPr>
          <w:noProof/>
        </w:rPr>
      </w:pPr>
    </w:p>
    <w:p w14:paraId="01E9B433" w14:textId="0EDF8824" w:rsidR="00517D37" w:rsidRDefault="00517D37">
      <w:pPr>
        <w:jc w:val="center"/>
      </w:pPr>
      <w:r>
        <w:rPr>
          <w:noProof/>
        </w:rPr>
        <w:drawing>
          <wp:inline distT="0" distB="0" distL="0" distR="0" wp14:anchorId="023AD9D6" wp14:editId="5A249FE9">
            <wp:extent cx="4212771" cy="2612666"/>
            <wp:effectExtent l="0" t="0" r="0" b="0"/>
            <wp:docPr id="14744138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29724" cy="2623180"/>
                    </a:xfrm>
                    <a:prstGeom prst="rect">
                      <a:avLst/>
                    </a:prstGeom>
                    <a:noFill/>
                    <a:ln>
                      <a:noFill/>
                    </a:ln>
                  </pic:spPr>
                </pic:pic>
              </a:graphicData>
            </a:graphic>
          </wp:inline>
        </w:drawing>
      </w:r>
    </w:p>
    <w:p w14:paraId="10DEEC3A" w14:textId="77777777" w:rsidR="002D5DA9" w:rsidRDefault="004B715A">
      <w:pPr>
        <w:jc w:val="center"/>
      </w:pPr>
      <w:r>
        <w:rPr>
          <w:b/>
          <w:i/>
          <w:sz w:val="18"/>
        </w:rPr>
        <w:t>Gambar 5.2 Rata-rata Amount_spent per Cluster</w:t>
      </w:r>
    </w:p>
    <w:p w14:paraId="531920B2" w14:textId="00BB5413" w:rsidR="002D5DA9" w:rsidRDefault="00517D37">
      <w:pPr>
        <w:jc w:val="center"/>
      </w:pPr>
      <w:r>
        <w:rPr>
          <w:noProof/>
        </w:rPr>
        <w:drawing>
          <wp:inline distT="0" distB="0" distL="0" distR="0" wp14:anchorId="14542BD1" wp14:editId="12BA7579">
            <wp:extent cx="4250871" cy="2636294"/>
            <wp:effectExtent l="0" t="0" r="0" b="0"/>
            <wp:docPr id="2904203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97542" cy="2665238"/>
                    </a:xfrm>
                    <a:prstGeom prst="rect">
                      <a:avLst/>
                    </a:prstGeom>
                    <a:noFill/>
                    <a:ln>
                      <a:noFill/>
                    </a:ln>
                  </pic:spPr>
                </pic:pic>
              </a:graphicData>
            </a:graphic>
          </wp:inline>
        </w:drawing>
      </w:r>
    </w:p>
    <w:p w14:paraId="06082C47" w14:textId="77777777" w:rsidR="002D5DA9" w:rsidRDefault="004B715A">
      <w:pPr>
        <w:jc w:val="center"/>
      </w:pPr>
      <w:r>
        <w:rPr>
          <w:b/>
          <w:i/>
          <w:sz w:val="18"/>
        </w:rPr>
        <w:t>Gambar 5.3 Rata-rata Age per Cluster</w:t>
      </w:r>
    </w:p>
    <w:p w14:paraId="02974A95" w14:textId="1D5E1F9C" w:rsidR="002D5DA9" w:rsidRDefault="00E92796">
      <w:pPr>
        <w:jc w:val="center"/>
      </w:pPr>
      <w:r>
        <w:rPr>
          <w:noProof/>
        </w:rPr>
        <w:drawing>
          <wp:inline distT="0" distB="0" distL="0" distR="0" wp14:anchorId="18AF9023" wp14:editId="043379B3">
            <wp:extent cx="4419600" cy="3300633"/>
            <wp:effectExtent l="0" t="0" r="0" b="0"/>
            <wp:docPr id="17442644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25905" cy="3305342"/>
                    </a:xfrm>
                    <a:prstGeom prst="rect">
                      <a:avLst/>
                    </a:prstGeom>
                    <a:noFill/>
                    <a:ln>
                      <a:noFill/>
                    </a:ln>
                  </pic:spPr>
                </pic:pic>
              </a:graphicData>
            </a:graphic>
          </wp:inline>
        </w:drawing>
      </w:r>
    </w:p>
    <w:p w14:paraId="0114DEBF" w14:textId="77777777" w:rsidR="002D5DA9" w:rsidRDefault="004B715A">
      <w:pPr>
        <w:jc w:val="center"/>
      </w:pPr>
      <w:r>
        <w:rPr>
          <w:b/>
          <w:i/>
          <w:sz w:val="18"/>
        </w:rPr>
        <w:t>Gambar 5.4 Visualisasi Cluster Menggunakan PCA 2D</w:t>
      </w:r>
    </w:p>
    <w:p w14:paraId="18B1E3BD" w14:textId="77777777" w:rsidR="002D5DA9" w:rsidRDefault="004B715A">
      <w:pPr>
        <w:pStyle w:val="Heading2"/>
      </w:pPr>
      <w:r>
        <w:t>5.3 Profiling Numerik dan Kategorikal Setiap Cluster</w:t>
      </w:r>
    </w:p>
    <w:tbl>
      <w:tblPr>
        <w:tblStyle w:val="TableGrid"/>
        <w:tblW w:w="0" w:type="auto"/>
        <w:tblLook w:val="04A0" w:firstRow="1" w:lastRow="0" w:firstColumn="1" w:lastColumn="0" w:noHBand="0" w:noVBand="1"/>
      </w:tblPr>
      <w:tblGrid>
        <w:gridCol w:w="10368"/>
      </w:tblGrid>
      <w:tr w:rsidR="002D5DA9" w14:paraId="2610B509" w14:textId="77777777">
        <w:tc>
          <w:tcPr>
            <w:tcW w:w="10368" w:type="dxa"/>
            <w:shd w:val="clear" w:color="auto" w:fill="F2F2F2"/>
          </w:tcPr>
          <w:p w14:paraId="7B7A836C" w14:textId="77777777" w:rsidR="002D5DA9" w:rsidRDefault="004B715A">
            <w:r>
              <w:rPr>
                <w:rFonts w:ascii="Consolas" w:eastAsia="Consolas" w:hAnsi="Consolas"/>
                <w:sz w:val="14"/>
              </w:rPr>
              <w:t># =========================================================</w:t>
            </w:r>
            <w:r>
              <w:rPr>
                <w:rFonts w:ascii="Consolas" w:eastAsia="Consolas" w:hAnsi="Consolas"/>
                <w:sz w:val="14"/>
              </w:rPr>
              <w:br/>
              <w:t># KODE 5.3 PROFILING NUMERIK DAN KATEGORIKAL SETIAP CLUSTER</w:t>
            </w:r>
            <w:r>
              <w:rPr>
                <w:rFonts w:ascii="Consolas" w:eastAsia="Consolas" w:hAnsi="Consolas"/>
                <w:sz w:val="14"/>
              </w:rPr>
              <w:br/>
              <w:t># =========================================================</w:t>
            </w:r>
            <w:r>
              <w:rPr>
                <w:rFonts w:ascii="Consolas" w:eastAsia="Consolas" w:hAnsi="Consolas"/>
                <w:sz w:val="14"/>
              </w:rPr>
              <w:br/>
              <w:t>numeric_profile = profile_cluster.groupby("Cluster").agg(</w:t>
            </w:r>
            <w:r>
              <w:rPr>
                <w:rFonts w:ascii="Consolas" w:eastAsia="Consolas" w:hAnsi="Consolas"/>
                <w:sz w:val="14"/>
              </w:rPr>
              <w:br/>
              <w:t xml:space="preserve">    Jumlah_Transaksi=("Transaction_ID", "count"),</w:t>
            </w:r>
            <w:r>
              <w:rPr>
                <w:rFonts w:ascii="Consolas" w:eastAsia="Consolas" w:hAnsi="Consolas"/>
                <w:sz w:val="14"/>
              </w:rPr>
              <w:br/>
              <w:t xml:space="preserve">    Rata_rata_Age=("Age", "mean"),</w:t>
            </w:r>
            <w:r>
              <w:rPr>
                <w:rFonts w:ascii="Consolas" w:eastAsia="Consolas" w:hAnsi="Consolas"/>
                <w:sz w:val="14"/>
              </w:rPr>
              <w:br/>
              <w:t xml:space="preserve">    Median_Age=("Age", "median"),</w:t>
            </w:r>
            <w:r>
              <w:rPr>
                <w:rFonts w:ascii="Consolas" w:eastAsia="Consolas" w:hAnsi="Consolas"/>
                <w:sz w:val="14"/>
              </w:rPr>
              <w:br/>
              <w:t xml:space="preserve">    Rata_rata_Amount_spent=("Amount_spent", "mean"),</w:t>
            </w:r>
            <w:r>
              <w:rPr>
                <w:rFonts w:ascii="Consolas" w:eastAsia="Consolas" w:hAnsi="Consolas"/>
                <w:sz w:val="14"/>
              </w:rPr>
              <w:br/>
              <w:t xml:space="preserve">    Median_Amount_spent=("Amount_spent", "median"),</w:t>
            </w:r>
            <w:r>
              <w:rPr>
                <w:rFonts w:ascii="Consolas" w:eastAsia="Consolas" w:hAnsi="Consolas"/>
                <w:sz w:val="14"/>
              </w:rPr>
              <w:br/>
              <w:t xml:space="preserve">    Rata_rata_Referral=("Referral", "mean")</w:t>
            </w:r>
            <w:r>
              <w:rPr>
                <w:rFonts w:ascii="Consolas" w:eastAsia="Consolas" w:hAnsi="Consolas"/>
                <w:sz w:val="14"/>
              </w:rPr>
              <w:br/>
              <w:t>).round(2).reset_index()</w:t>
            </w:r>
            <w:r>
              <w:rPr>
                <w:rFonts w:ascii="Consolas" w:eastAsia="Consolas" w:hAnsi="Consolas"/>
                <w:sz w:val="14"/>
              </w:rPr>
              <w:br/>
            </w:r>
            <w:r>
              <w:rPr>
                <w:rFonts w:ascii="Consolas" w:eastAsia="Consolas" w:hAnsi="Consolas"/>
                <w:sz w:val="14"/>
              </w:rPr>
              <w:br/>
              <w:t>display(numeric_profile)</w:t>
            </w:r>
            <w:r>
              <w:rPr>
                <w:rFonts w:ascii="Consolas" w:eastAsia="Consolas" w:hAnsi="Consolas"/>
                <w:sz w:val="14"/>
              </w:rPr>
              <w:br/>
              <w:t>numeric_profile.to_csv("bab5_numeric_profile_summary.csv", index=False)</w:t>
            </w:r>
            <w:r>
              <w:rPr>
                <w:rFonts w:ascii="Consolas" w:eastAsia="Consolas" w:hAnsi="Consolas"/>
                <w:sz w:val="14"/>
              </w:rPr>
              <w:br/>
            </w:r>
            <w:r>
              <w:rPr>
                <w:rFonts w:ascii="Consolas" w:eastAsia="Consolas" w:hAnsi="Consolas"/>
                <w:sz w:val="14"/>
              </w:rPr>
              <w:br/>
              <w:t>def mode_value(s):</w:t>
            </w:r>
            <w:r>
              <w:rPr>
                <w:rFonts w:ascii="Consolas" w:eastAsia="Consolas" w:hAnsi="Consolas"/>
                <w:sz w:val="14"/>
              </w:rPr>
              <w:br/>
              <w:t xml:space="preserve">    return s.mode().iat[0] if not s.mode().empty else None</w:t>
            </w:r>
            <w:r>
              <w:rPr>
                <w:rFonts w:ascii="Consolas" w:eastAsia="Consolas" w:hAnsi="Consolas"/>
                <w:sz w:val="14"/>
              </w:rPr>
              <w:br/>
            </w:r>
            <w:r>
              <w:rPr>
                <w:rFonts w:ascii="Consolas" w:eastAsia="Consolas" w:hAnsi="Consolas"/>
                <w:sz w:val="14"/>
              </w:rPr>
              <w:br/>
              <w:t>dominant_category = profile_cluster.groupby("Cluster").agg(</w:t>
            </w:r>
            <w:r>
              <w:rPr>
                <w:rFonts w:ascii="Consolas" w:eastAsia="Consolas" w:hAnsi="Consolas"/>
                <w:sz w:val="14"/>
              </w:rPr>
              <w:br/>
              <w:t xml:space="preserve">    Gender_Dominan=("Gender", mode_value),</w:t>
            </w:r>
            <w:r>
              <w:rPr>
                <w:rFonts w:ascii="Consolas" w:eastAsia="Consolas" w:hAnsi="Consolas"/>
                <w:sz w:val="14"/>
              </w:rPr>
              <w:br/>
              <w:t xml:space="preserve">    Marital_Dominan=("Marital_status", mode_value),</w:t>
            </w:r>
            <w:r>
              <w:rPr>
                <w:rFonts w:ascii="Consolas" w:eastAsia="Consolas" w:hAnsi="Consolas"/>
                <w:sz w:val="14"/>
              </w:rPr>
              <w:br/>
              <w:t xml:space="preserve">    Employees_Dominan=("Employees_status", mode_value),</w:t>
            </w:r>
            <w:r>
              <w:rPr>
                <w:rFonts w:ascii="Consolas" w:eastAsia="Consolas" w:hAnsi="Consolas"/>
                <w:sz w:val="14"/>
              </w:rPr>
              <w:br/>
              <w:t xml:space="preserve">    Payment_Dominan=("Payment_method", mode_value),</w:t>
            </w:r>
            <w:r>
              <w:rPr>
                <w:rFonts w:ascii="Consolas" w:eastAsia="Consolas" w:hAnsi="Consolas"/>
                <w:sz w:val="14"/>
              </w:rPr>
              <w:br/>
              <w:t xml:space="preserve">    Segment_Bawaan_Dominan=("Segment", mode_value),</w:t>
            </w:r>
            <w:r>
              <w:rPr>
                <w:rFonts w:ascii="Consolas" w:eastAsia="Consolas" w:hAnsi="Consolas"/>
                <w:sz w:val="14"/>
              </w:rPr>
              <w:br/>
              <w:t xml:space="preserve">    State_Dominan=("State_names", mode_value)</w:t>
            </w:r>
            <w:r>
              <w:rPr>
                <w:rFonts w:ascii="Consolas" w:eastAsia="Consolas" w:hAnsi="Consolas"/>
                <w:sz w:val="14"/>
              </w:rPr>
              <w:br/>
              <w:t>).reset_index()</w:t>
            </w:r>
            <w:r>
              <w:rPr>
                <w:rFonts w:ascii="Consolas" w:eastAsia="Consolas" w:hAnsi="Consolas"/>
                <w:sz w:val="14"/>
              </w:rPr>
              <w:br/>
            </w:r>
            <w:r>
              <w:rPr>
                <w:rFonts w:ascii="Consolas" w:eastAsia="Consolas" w:hAnsi="Consolas"/>
                <w:sz w:val="14"/>
              </w:rPr>
              <w:br/>
              <w:t>display(dominant_category)</w:t>
            </w:r>
            <w:r>
              <w:rPr>
                <w:rFonts w:ascii="Consolas" w:eastAsia="Consolas" w:hAnsi="Consolas"/>
                <w:sz w:val="14"/>
              </w:rPr>
              <w:br/>
              <w:t>dominant_category.to_csv("bab5_dominant_category_profile.csv", index=False)</w:t>
            </w:r>
          </w:p>
        </w:tc>
      </w:tr>
    </w:tbl>
    <w:p w14:paraId="69FDEE69" w14:textId="77777777" w:rsidR="002D5DA9" w:rsidRDefault="004B715A">
      <w:pPr>
        <w:jc w:val="center"/>
      </w:pPr>
      <w:r>
        <w:rPr>
          <w:b/>
          <w:i/>
          <w:sz w:val="18"/>
        </w:rPr>
        <w:t>Kode 5.3 Profiling Numerik dan Kategorikal Setiap Cluster</w:t>
      </w:r>
    </w:p>
    <w:p w14:paraId="4DB031AC" w14:textId="77777777" w:rsidR="002D5DA9" w:rsidRDefault="004B715A">
      <w:pPr>
        <w:jc w:val="center"/>
        <w:rPr>
          <w:b/>
          <w:i/>
          <w:sz w:val="18"/>
        </w:rPr>
      </w:pPr>
      <w:r>
        <w:rPr>
          <w:b/>
          <w:i/>
          <w:sz w:val="18"/>
        </w:rPr>
        <w:t xml:space="preserve">Tabel 5.2 </w:t>
      </w:r>
      <w:proofErr w:type="spellStart"/>
      <w:r>
        <w:rPr>
          <w:b/>
          <w:i/>
          <w:sz w:val="18"/>
        </w:rPr>
        <w:t>Profil</w:t>
      </w:r>
      <w:proofErr w:type="spellEnd"/>
      <w:r>
        <w:rPr>
          <w:b/>
          <w:i/>
          <w:sz w:val="18"/>
        </w:rPr>
        <w:t xml:space="preserve"> </w:t>
      </w:r>
      <w:proofErr w:type="spellStart"/>
      <w:r>
        <w:rPr>
          <w:b/>
          <w:i/>
          <w:sz w:val="18"/>
        </w:rPr>
        <w:t>Numerik</w:t>
      </w:r>
      <w:proofErr w:type="spellEnd"/>
      <w:r>
        <w:rPr>
          <w:b/>
          <w:i/>
          <w:sz w:val="18"/>
        </w:rPr>
        <w:t xml:space="preserve"> Cluster</w:t>
      </w:r>
    </w:p>
    <w:p w14:paraId="1D23E459" w14:textId="2F6870DC" w:rsidR="00ED1FDF" w:rsidRPr="00ED1FDF" w:rsidRDefault="00ED1FDF">
      <w:pPr>
        <w:jc w:val="center"/>
        <w:rPr>
          <w:iCs/>
        </w:rPr>
      </w:pPr>
      <w:r w:rsidRPr="00ED1FDF">
        <w:rPr>
          <w:iCs/>
          <w:noProof/>
        </w:rPr>
        <w:drawing>
          <wp:inline distT="0" distB="0" distL="0" distR="0" wp14:anchorId="54BE6630" wp14:editId="5B8F1CF6">
            <wp:extent cx="6583680" cy="1097280"/>
            <wp:effectExtent l="0" t="0" r="7620" b="7620"/>
            <wp:docPr id="45877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78487" name=""/>
                    <pic:cNvPicPr/>
                  </pic:nvPicPr>
                  <pic:blipFill>
                    <a:blip r:embed="rId44"/>
                    <a:stretch>
                      <a:fillRect/>
                    </a:stretch>
                  </pic:blipFill>
                  <pic:spPr>
                    <a:xfrm>
                      <a:off x="0" y="0"/>
                      <a:ext cx="6583680" cy="1097280"/>
                    </a:xfrm>
                    <a:prstGeom prst="rect">
                      <a:avLst/>
                    </a:prstGeom>
                  </pic:spPr>
                </pic:pic>
              </a:graphicData>
            </a:graphic>
          </wp:inline>
        </w:drawing>
      </w:r>
    </w:p>
    <w:p w14:paraId="03F779A9" w14:textId="77777777" w:rsidR="002D5DA9" w:rsidRDefault="004B715A">
      <w:pPr>
        <w:jc w:val="center"/>
      </w:pPr>
      <w:r>
        <w:rPr>
          <w:b/>
          <w:i/>
          <w:sz w:val="18"/>
        </w:rPr>
        <w:t xml:space="preserve">Tabel 5.3 </w:t>
      </w:r>
      <w:proofErr w:type="spellStart"/>
      <w:r>
        <w:rPr>
          <w:b/>
          <w:i/>
          <w:sz w:val="18"/>
        </w:rPr>
        <w:t>Profil</w:t>
      </w:r>
      <w:proofErr w:type="spellEnd"/>
      <w:r>
        <w:rPr>
          <w:b/>
          <w:i/>
          <w:sz w:val="18"/>
        </w:rPr>
        <w:t xml:space="preserve"> </w:t>
      </w:r>
      <w:proofErr w:type="spellStart"/>
      <w:r>
        <w:rPr>
          <w:b/>
          <w:i/>
          <w:sz w:val="18"/>
        </w:rPr>
        <w:t>Kategori</w:t>
      </w:r>
      <w:proofErr w:type="spellEnd"/>
      <w:r>
        <w:rPr>
          <w:b/>
          <w:i/>
          <w:sz w:val="18"/>
        </w:rPr>
        <w:t xml:space="preserve"> </w:t>
      </w:r>
      <w:proofErr w:type="spellStart"/>
      <w:r>
        <w:rPr>
          <w:b/>
          <w:i/>
          <w:sz w:val="18"/>
        </w:rPr>
        <w:t>Dominan</w:t>
      </w:r>
      <w:proofErr w:type="spellEnd"/>
      <w:r>
        <w:rPr>
          <w:b/>
          <w:i/>
          <w:sz w:val="18"/>
        </w:rPr>
        <w:t xml:space="preserve"> </w:t>
      </w:r>
      <w:proofErr w:type="spellStart"/>
      <w:r>
        <w:rPr>
          <w:b/>
          <w:i/>
          <w:sz w:val="18"/>
        </w:rPr>
        <w:t>Setiap</w:t>
      </w:r>
      <w:proofErr w:type="spellEnd"/>
      <w:r>
        <w:rPr>
          <w:b/>
          <w:i/>
          <w:sz w:val="18"/>
        </w:rPr>
        <w:t xml:space="preserve"> Cluster</w:t>
      </w:r>
    </w:p>
    <w:p w14:paraId="421E1BBC" w14:textId="7709D8A7" w:rsidR="00527F5A" w:rsidRDefault="00527F5A">
      <w:r w:rsidRPr="00527F5A">
        <w:rPr>
          <w:noProof/>
        </w:rPr>
        <w:drawing>
          <wp:inline distT="0" distB="0" distL="0" distR="0" wp14:anchorId="4FC97A39" wp14:editId="0C80D0C7">
            <wp:extent cx="6583680" cy="1109980"/>
            <wp:effectExtent l="0" t="0" r="7620" b="0"/>
            <wp:docPr id="62026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62312" name=""/>
                    <pic:cNvPicPr/>
                  </pic:nvPicPr>
                  <pic:blipFill>
                    <a:blip r:embed="rId45"/>
                    <a:stretch>
                      <a:fillRect/>
                    </a:stretch>
                  </pic:blipFill>
                  <pic:spPr>
                    <a:xfrm>
                      <a:off x="0" y="0"/>
                      <a:ext cx="6583680" cy="1109980"/>
                    </a:xfrm>
                    <a:prstGeom prst="rect">
                      <a:avLst/>
                    </a:prstGeom>
                  </pic:spPr>
                </pic:pic>
              </a:graphicData>
            </a:graphic>
          </wp:inline>
        </w:drawing>
      </w:r>
    </w:p>
    <w:p w14:paraId="1EE9DBC3" w14:textId="52207465" w:rsidR="002D5DA9" w:rsidRDefault="004B715A">
      <w:r>
        <w:t xml:space="preserve">Cluster 0 </w:t>
      </w:r>
      <w:proofErr w:type="spellStart"/>
      <w:r>
        <w:t>memiliki</w:t>
      </w:r>
      <w:proofErr w:type="spellEnd"/>
      <w:r>
        <w:t xml:space="preserve"> rata-rata </w:t>
      </w:r>
      <w:proofErr w:type="spellStart"/>
      <w:r>
        <w:t>pengeluaran</w:t>
      </w:r>
      <w:proofErr w:type="spellEnd"/>
      <w:r>
        <w:t xml:space="preserve"> </w:t>
      </w:r>
      <w:proofErr w:type="spellStart"/>
      <w:r>
        <w:t>tertinggi</w:t>
      </w:r>
      <w:proofErr w:type="spellEnd"/>
      <w:r>
        <w:t>, Cluster 1 memiliki rata-rata usia termuda, Cluster 2 merupakan cluster terbesar dan didominasi transaksi tanpa referral, sedangkan Cluster 3 memiliki rata-rata usia tertinggi.</w:t>
      </w:r>
    </w:p>
    <w:p w14:paraId="0CA08B21" w14:textId="77777777" w:rsidR="002D5DA9" w:rsidRDefault="004B715A">
      <w:pPr>
        <w:pStyle w:val="Heading2"/>
      </w:pPr>
      <w:r>
        <w:t>5.4 Interpretasi dan Rekomendasi Awal Tiap Cluster</w:t>
      </w:r>
    </w:p>
    <w:tbl>
      <w:tblPr>
        <w:tblStyle w:val="TableGrid"/>
        <w:tblW w:w="0" w:type="auto"/>
        <w:tblLook w:val="04A0" w:firstRow="1" w:lastRow="0" w:firstColumn="1" w:lastColumn="0" w:noHBand="0" w:noVBand="1"/>
      </w:tblPr>
      <w:tblGrid>
        <w:gridCol w:w="10368"/>
      </w:tblGrid>
      <w:tr w:rsidR="002D5DA9" w14:paraId="35587367" w14:textId="77777777">
        <w:tc>
          <w:tcPr>
            <w:tcW w:w="10368" w:type="dxa"/>
            <w:shd w:val="clear" w:color="auto" w:fill="F2F2F2"/>
          </w:tcPr>
          <w:p w14:paraId="060628D0" w14:textId="77777777" w:rsidR="002D5DA9" w:rsidRDefault="004B715A">
            <w:r>
              <w:rPr>
                <w:rFonts w:ascii="Consolas" w:eastAsia="Consolas" w:hAnsi="Consolas"/>
                <w:sz w:val="14"/>
              </w:rPr>
              <w:t># =========================================================</w:t>
            </w:r>
            <w:r>
              <w:rPr>
                <w:rFonts w:ascii="Consolas" w:eastAsia="Consolas" w:hAnsi="Consolas"/>
                <w:sz w:val="14"/>
              </w:rPr>
              <w:br/>
              <w:t># KODE 5.4 INTERPRETASI DAN REKOMENDASI AWAL TIAP CLUSTER</w:t>
            </w:r>
            <w:r>
              <w:rPr>
                <w:rFonts w:ascii="Consolas" w:eastAsia="Consolas" w:hAnsi="Consolas"/>
                <w:sz w:val="14"/>
              </w:rPr>
              <w:br/>
              <w:t># =========================================================</w:t>
            </w:r>
            <w:r>
              <w:rPr>
                <w:rFonts w:ascii="Consolas" w:eastAsia="Consolas" w:hAnsi="Consolas"/>
                <w:sz w:val="14"/>
              </w:rPr>
              <w:br/>
              <w:t>interpretation = pd.DataFrame([</w:t>
            </w:r>
            <w:r>
              <w:rPr>
                <w:rFonts w:ascii="Consolas" w:eastAsia="Consolas" w:hAnsi="Consolas"/>
                <w:sz w:val="14"/>
              </w:rPr>
              <w:br/>
              <w:t xml:space="preserve">    [0, "Transaksi high value dengan referral", "Pengeluaran tertinggi dan seluruhnya didominasi referral", "Pertahankan loyalitas, tawarkan program premium atau bundling produk"],</w:t>
            </w:r>
            <w:r>
              <w:rPr>
                <w:rFonts w:ascii="Consolas" w:eastAsia="Consolas" w:hAnsi="Consolas"/>
                <w:sz w:val="14"/>
              </w:rPr>
              <w:br/>
              <w:t xml:space="preserve">    [1, "Transaksi pelanggan muda berpengeluaran rendah", "Usia rata-rata paling muda dengan pengeluaran rendah", "Gunakan voucher, cashback, dan rekomendasi produk terjangkau"],</w:t>
            </w:r>
            <w:r>
              <w:rPr>
                <w:rFonts w:ascii="Consolas" w:eastAsia="Consolas" w:hAnsi="Consolas"/>
                <w:sz w:val="14"/>
              </w:rPr>
              <w:br/>
              <w:t xml:space="preserve">    [2, "Transaksi non-referral berpengeluaran sedang", "Cluster terbesar dan didominasi transaksi tanpa referral", "Dorong program referral dan retensi karena kelompok ini besar"],</w:t>
            </w:r>
            <w:r>
              <w:rPr>
                <w:rFonts w:ascii="Consolas" w:eastAsia="Consolas" w:hAnsi="Consolas"/>
                <w:sz w:val="14"/>
              </w:rPr>
              <w:br/>
              <w:t xml:space="preserve">    [3, "Transaksi usia senior berpengeluaran rendah", "Usia rata-rata paling tinggi dengan pengeluaran rendah", "Gunakan pendekatan layanan sederhana dan promo kebutuhan rutin"]</w:t>
            </w:r>
            <w:r>
              <w:rPr>
                <w:rFonts w:ascii="Consolas" w:eastAsia="Consolas" w:hAnsi="Consolas"/>
                <w:sz w:val="14"/>
              </w:rPr>
              <w:br/>
              <w:t>], columns=["Cluster", "Nama Profil", "Karakteristik Utama", "Rekomendasi Awal"])</w:t>
            </w:r>
            <w:r>
              <w:rPr>
                <w:rFonts w:ascii="Consolas" w:eastAsia="Consolas" w:hAnsi="Consolas"/>
                <w:sz w:val="14"/>
              </w:rPr>
              <w:br/>
            </w:r>
            <w:r>
              <w:rPr>
                <w:rFonts w:ascii="Consolas" w:eastAsia="Consolas" w:hAnsi="Consolas"/>
                <w:sz w:val="14"/>
              </w:rPr>
              <w:br/>
              <w:t>display(interpretation)</w:t>
            </w:r>
            <w:r>
              <w:rPr>
                <w:rFonts w:ascii="Consolas" w:eastAsia="Consolas" w:hAnsi="Consolas"/>
                <w:sz w:val="14"/>
              </w:rPr>
              <w:br/>
              <w:t>interpretation.to_csv("bab5_cluster_interpretation_summary.csv", index=False)</w:t>
            </w:r>
            <w:r>
              <w:rPr>
                <w:rFonts w:ascii="Consolas" w:eastAsia="Consolas" w:hAnsi="Consolas"/>
                <w:sz w:val="14"/>
              </w:rPr>
              <w:br/>
              <w:t>print("Output evaluation berhasil disimpan.")</w:t>
            </w:r>
          </w:p>
        </w:tc>
      </w:tr>
    </w:tbl>
    <w:p w14:paraId="1D5006F8" w14:textId="77777777" w:rsidR="002D5DA9" w:rsidRDefault="004B715A">
      <w:pPr>
        <w:jc w:val="center"/>
      </w:pPr>
      <w:r>
        <w:rPr>
          <w:b/>
          <w:i/>
          <w:sz w:val="18"/>
        </w:rPr>
        <w:t>Kode 5.4 Interpretasi dan Rekomendasi Awal Tiap Cluster</w:t>
      </w:r>
    </w:p>
    <w:p w14:paraId="222815B0" w14:textId="77777777" w:rsidR="002D5DA9" w:rsidRDefault="004B715A">
      <w:pPr>
        <w:jc w:val="center"/>
        <w:rPr>
          <w:b/>
          <w:i/>
          <w:sz w:val="18"/>
        </w:rPr>
      </w:pPr>
      <w:r>
        <w:rPr>
          <w:b/>
          <w:i/>
          <w:sz w:val="18"/>
        </w:rPr>
        <w:t xml:space="preserve">Tabel 5.4 </w:t>
      </w:r>
      <w:proofErr w:type="spellStart"/>
      <w:r>
        <w:rPr>
          <w:b/>
          <w:i/>
          <w:sz w:val="18"/>
        </w:rPr>
        <w:t>Interpretasi</w:t>
      </w:r>
      <w:proofErr w:type="spellEnd"/>
      <w:r>
        <w:rPr>
          <w:b/>
          <w:i/>
          <w:sz w:val="18"/>
        </w:rPr>
        <w:t xml:space="preserve"> dan </w:t>
      </w:r>
      <w:proofErr w:type="spellStart"/>
      <w:r>
        <w:rPr>
          <w:b/>
          <w:i/>
          <w:sz w:val="18"/>
        </w:rPr>
        <w:t>Rekomendasi</w:t>
      </w:r>
      <w:proofErr w:type="spellEnd"/>
      <w:r>
        <w:rPr>
          <w:b/>
          <w:i/>
          <w:sz w:val="18"/>
        </w:rPr>
        <w:t xml:space="preserve"> Awal </w:t>
      </w:r>
      <w:proofErr w:type="spellStart"/>
      <w:r>
        <w:rPr>
          <w:b/>
          <w:i/>
          <w:sz w:val="18"/>
        </w:rPr>
        <w:t>Tiap</w:t>
      </w:r>
      <w:proofErr w:type="spellEnd"/>
      <w:r>
        <w:rPr>
          <w:b/>
          <w:i/>
          <w:sz w:val="18"/>
        </w:rPr>
        <w:t xml:space="preserve"> Cluster</w:t>
      </w:r>
    </w:p>
    <w:p w14:paraId="7BC64479" w14:textId="41E89F39" w:rsidR="00F32DEB" w:rsidRPr="00F32DEB" w:rsidRDefault="00F32DEB">
      <w:pPr>
        <w:jc w:val="center"/>
        <w:rPr>
          <w:iCs/>
        </w:rPr>
      </w:pPr>
      <w:r w:rsidRPr="00F32DEB">
        <w:rPr>
          <w:iCs/>
          <w:noProof/>
        </w:rPr>
        <w:drawing>
          <wp:inline distT="0" distB="0" distL="0" distR="0" wp14:anchorId="14312D9E" wp14:editId="7D6B8D08">
            <wp:extent cx="6583680" cy="1061085"/>
            <wp:effectExtent l="0" t="0" r="7620" b="5715"/>
            <wp:docPr id="147773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37438" name=""/>
                    <pic:cNvPicPr/>
                  </pic:nvPicPr>
                  <pic:blipFill>
                    <a:blip r:embed="rId46"/>
                    <a:stretch>
                      <a:fillRect/>
                    </a:stretch>
                  </pic:blipFill>
                  <pic:spPr>
                    <a:xfrm>
                      <a:off x="0" y="0"/>
                      <a:ext cx="6583680" cy="1061085"/>
                    </a:xfrm>
                    <a:prstGeom prst="rect">
                      <a:avLst/>
                    </a:prstGeom>
                  </pic:spPr>
                </pic:pic>
              </a:graphicData>
            </a:graphic>
          </wp:inline>
        </w:drawing>
      </w:r>
    </w:p>
    <w:tbl>
      <w:tblPr>
        <w:tblStyle w:val="TableGrid"/>
        <w:tblW w:w="0" w:type="auto"/>
        <w:jc w:val="center"/>
        <w:shd w:val="clear" w:color="auto" w:fill="FFFFFF" w:themeFill="background1"/>
        <w:tblLook w:val="04A0" w:firstRow="1" w:lastRow="0" w:firstColumn="1" w:lastColumn="0" w:noHBand="0" w:noVBand="1"/>
      </w:tblPr>
      <w:tblGrid>
        <w:gridCol w:w="976"/>
        <w:gridCol w:w="2903"/>
        <w:gridCol w:w="3086"/>
        <w:gridCol w:w="3619"/>
      </w:tblGrid>
      <w:tr w:rsidR="002D5DA9" w:rsidRPr="00F32DEB" w14:paraId="02172B8B" w14:textId="77777777" w:rsidTr="00F32DEB">
        <w:trPr>
          <w:tblHeader/>
          <w:jc w:val="center"/>
        </w:trPr>
        <w:tc>
          <w:tcPr>
            <w:tcW w:w="0" w:type="auto"/>
            <w:shd w:val="clear" w:color="auto" w:fill="FFFFFF" w:themeFill="background1"/>
            <w:vAlign w:val="center"/>
          </w:tcPr>
          <w:p w14:paraId="76D4C040" w14:textId="77777777" w:rsidR="002D5DA9" w:rsidRPr="00F32DEB" w:rsidRDefault="004B715A">
            <w:pPr>
              <w:jc w:val="center"/>
              <w:rPr>
                <w:szCs w:val="24"/>
              </w:rPr>
            </w:pPr>
            <w:r w:rsidRPr="00F32DEB">
              <w:rPr>
                <w:b/>
                <w:szCs w:val="24"/>
              </w:rPr>
              <w:t>Cluster</w:t>
            </w:r>
          </w:p>
        </w:tc>
        <w:tc>
          <w:tcPr>
            <w:tcW w:w="0" w:type="auto"/>
            <w:shd w:val="clear" w:color="auto" w:fill="FFFFFF" w:themeFill="background1"/>
            <w:vAlign w:val="center"/>
          </w:tcPr>
          <w:p w14:paraId="5AE043BF" w14:textId="77777777" w:rsidR="002D5DA9" w:rsidRPr="00F32DEB" w:rsidRDefault="004B715A">
            <w:pPr>
              <w:jc w:val="center"/>
              <w:rPr>
                <w:szCs w:val="24"/>
              </w:rPr>
            </w:pPr>
            <w:r w:rsidRPr="00F32DEB">
              <w:rPr>
                <w:b/>
                <w:szCs w:val="24"/>
              </w:rPr>
              <w:t>Nama Profil</w:t>
            </w:r>
          </w:p>
        </w:tc>
        <w:tc>
          <w:tcPr>
            <w:tcW w:w="0" w:type="auto"/>
            <w:shd w:val="clear" w:color="auto" w:fill="FFFFFF" w:themeFill="background1"/>
            <w:vAlign w:val="center"/>
          </w:tcPr>
          <w:p w14:paraId="6893D0D3" w14:textId="77777777" w:rsidR="002D5DA9" w:rsidRPr="00F32DEB" w:rsidRDefault="004B715A">
            <w:pPr>
              <w:jc w:val="center"/>
              <w:rPr>
                <w:szCs w:val="24"/>
              </w:rPr>
            </w:pPr>
            <w:r w:rsidRPr="00F32DEB">
              <w:rPr>
                <w:b/>
                <w:szCs w:val="24"/>
              </w:rPr>
              <w:t>Karakteristik Utama</w:t>
            </w:r>
          </w:p>
        </w:tc>
        <w:tc>
          <w:tcPr>
            <w:tcW w:w="0" w:type="auto"/>
            <w:shd w:val="clear" w:color="auto" w:fill="FFFFFF" w:themeFill="background1"/>
            <w:vAlign w:val="center"/>
          </w:tcPr>
          <w:p w14:paraId="09BF11B6" w14:textId="77777777" w:rsidR="002D5DA9" w:rsidRPr="00F32DEB" w:rsidRDefault="004B715A">
            <w:pPr>
              <w:jc w:val="center"/>
              <w:rPr>
                <w:szCs w:val="24"/>
              </w:rPr>
            </w:pPr>
            <w:r w:rsidRPr="00F32DEB">
              <w:rPr>
                <w:b/>
                <w:szCs w:val="24"/>
              </w:rPr>
              <w:t>Rekomendasi Awal</w:t>
            </w:r>
          </w:p>
        </w:tc>
      </w:tr>
      <w:tr w:rsidR="002D5DA9" w:rsidRPr="00F32DEB" w14:paraId="09408BFC" w14:textId="77777777" w:rsidTr="00F32DEB">
        <w:trPr>
          <w:jc w:val="center"/>
        </w:trPr>
        <w:tc>
          <w:tcPr>
            <w:tcW w:w="0" w:type="auto"/>
            <w:shd w:val="clear" w:color="auto" w:fill="FFFFFF" w:themeFill="background1"/>
            <w:vAlign w:val="center"/>
          </w:tcPr>
          <w:p w14:paraId="4DEE1E5B" w14:textId="77777777" w:rsidR="002D5DA9" w:rsidRPr="00F32DEB" w:rsidRDefault="004B715A" w:rsidP="00F32DEB">
            <w:pPr>
              <w:jc w:val="center"/>
              <w:rPr>
                <w:szCs w:val="24"/>
              </w:rPr>
            </w:pPr>
            <w:r w:rsidRPr="00F32DEB">
              <w:rPr>
                <w:szCs w:val="24"/>
              </w:rPr>
              <w:t>0</w:t>
            </w:r>
          </w:p>
        </w:tc>
        <w:tc>
          <w:tcPr>
            <w:tcW w:w="0" w:type="auto"/>
            <w:shd w:val="clear" w:color="auto" w:fill="FFFFFF" w:themeFill="background1"/>
            <w:vAlign w:val="center"/>
          </w:tcPr>
          <w:p w14:paraId="430F5F01" w14:textId="77777777" w:rsidR="002D5DA9" w:rsidRPr="00F32DEB" w:rsidRDefault="004B715A">
            <w:pPr>
              <w:rPr>
                <w:szCs w:val="24"/>
              </w:rPr>
            </w:pPr>
            <w:proofErr w:type="spellStart"/>
            <w:r w:rsidRPr="00F32DEB">
              <w:rPr>
                <w:szCs w:val="24"/>
              </w:rPr>
              <w:t>Transaksi</w:t>
            </w:r>
            <w:proofErr w:type="spellEnd"/>
            <w:r w:rsidRPr="00F32DEB">
              <w:rPr>
                <w:szCs w:val="24"/>
              </w:rPr>
              <w:t xml:space="preserve"> high value </w:t>
            </w:r>
            <w:proofErr w:type="spellStart"/>
            <w:r w:rsidRPr="00F32DEB">
              <w:rPr>
                <w:szCs w:val="24"/>
              </w:rPr>
              <w:t>dengan</w:t>
            </w:r>
            <w:proofErr w:type="spellEnd"/>
            <w:r w:rsidRPr="00F32DEB">
              <w:rPr>
                <w:szCs w:val="24"/>
              </w:rPr>
              <w:t xml:space="preserve"> referral</w:t>
            </w:r>
          </w:p>
        </w:tc>
        <w:tc>
          <w:tcPr>
            <w:tcW w:w="0" w:type="auto"/>
            <w:shd w:val="clear" w:color="auto" w:fill="FFFFFF" w:themeFill="background1"/>
            <w:vAlign w:val="center"/>
          </w:tcPr>
          <w:p w14:paraId="3FBC80F4" w14:textId="77777777" w:rsidR="002D5DA9" w:rsidRPr="00F32DEB" w:rsidRDefault="004B715A">
            <w:pPr>
              <w:rPr>
                <w:szCs w:val="24"/>
              </w:rPr>
            </w:pPr>
            <w:r w:rsidRPr="00F32DEB">
              <w:rPr>
                <w:szCs w:val="24"/>
              </w:rPr>
              <w:t>Pengeluaran tertinggi dan seluruhnya didominasi referral</w:t>
            </w:r>
          </w:p>
        </w:tc>
        <w:tc>
          <w:tcPr>
            <w:tcW w:w="0" w:type="auto"/>
            <w:shd w:val="clear" w:color="auto" w:fill="FFFFFF" w:themeFill="background1"/>
            <w:vAlign w:val="center"/>
          </w:tcPr>
          <w:p w14:paraId="3DABF771" w14:textId="77777777" w:rsidR="002D5DA9" w:rsidRPr="00F32DEB" w:rsidRDefault="004B715A">
            <w:pPr>
              <w:rPr>
                <w:szCs w:val="24"/>
              </w:rPr>
            </w:pPr>
            <w:r w:rsidRPr="00F32DEB">
              <w:rPr>
                <w:szCs w:val="24"/>
              </w:rPr>
              <w:t>Pertahankan loyalitas, tawarkan program premium atau bundling produk</w:t>
            </w:r>
          </w:p>
        </w:tc>
      </w:tr>
      <w:tr w:rsidR="002D5DA9" w:rsidRPr="00F32DEB" w14:paraId="630DB8FA" w14:textId="77777777" w:rsidTr="00F32DEB">
        <w:trPr>
          <w:jc w:val="center"/>
        </w:trPr>
        <w:tc>
          <w:tcPr>
            <w:tcW w:w="0" w:type="auto"/>
            <w:shd w:val="clear" w:color="auto" w:fill="FFFFFF" w:themeFill="background1"/>
            <w:vAlign w:val="center"/>
          </w:tcPr>
          <w:p w14:paraId="0C470589" w14:textId="77777777" w:rsidR="002D5DA9" w:rsidRPr="00F32DEB" w:rsidRDefault="004B715A" w:rsidP="00F32DEB">
            <w:pPr>
              <w:jc w:val="center"/>
              <w:rPr>
                <w:szCs w:val="24"/>
              </w:rPr>
            </w:pPr>
            <w:r w:rsidRPr="00F32DEB">
              <w:rPr>
                <w:szCs w:val="24"/>
              </w:rPr>
              <w:t>1</w:t>
            </w:r>
          </w:p>
        </w:tc>
        <w:tc>
          <w:tcPr>
            <w:tcW w:w="0" w:type="auto"/>
            <w:shd w:val="clear" w:color="auto" w:fill="FFFFFF" w:themeFill="background1"/>
            <w:vAlign w:val="center"/>
          </w:tcPr>
          <w:p w14:paraId="1BAC1B15" w14:textId="77777777" w:rsidR="002D5DA9" w:rsidRPr="00F32DEB" w:rsidRDefault="004B715A">
            <w:pPr>
              <w:rPr>
                <w:szCs w:val="24"/>
              </w:rPr>
            </w:pPr>
            <w:proofErr w:type="spellStart"/>
            <w:r w:rsidRPr="00F32DEB">
              <w:rPr>
                <w:szCs w:val="24"/>
              </w:rPr>
              <w:t>Transaksi</w:t>
            </w:r>
            <w:proofErr w:type="spellEnd"/>
            <w:r w:rsidRPr="00F32DEB">
              <w:rPr>
                <w:szCs w:val="24"/>
              </w:rPr>
              <w:t xml:space="preserve"> </w:t>
            </w:r>
            <w:proofErr w:type="spellStart"/>
            <w:r w:rsidRPr="00F32DEB">
              <w:rPr>
                <w:szCs w:val="24"/>
              </w:rPr>
              <w:t>pelanggan</w:t>
            </w:r>
            <w:proofErr w:type="spellEnd"/>
            <w:r w:rsidRPr="00F32DEB">
              <w:rPr>
                <w:szCs w:val="24"/>
              </w:rPr>
              <w:t xml:space="preserve"> </w:t>
            </w:r>
            <w:proofErr w:type="spellStart"/>
            <w:r w:rsidRPr="00F32DEB">
              <w:rPr>
                <w:szCs w:val="24"/>
              </w:rPr>
              <w:t>muda</w:t>
            </w:r>
            <w:proofErr w:type="spellEnd"/>
            <w:r w:rsidRPr="00F32DEB">
              <w:rPr>
                <w:szCs w:val="24"/>
              </w:rPr>
              <w:t xml:space="preserve"> </w:t>
            </w:r>
            <w:proofErr w:type="spellStart"/>
            <w:r w:rsidRPr="00F32DEB">
              <w:rPr>
                <w:szCs w:val="24"/>
              </w:rPr>
              <w:t>berpengeluaran</w:t>
            </w:r>
            <w:proofErr w:type="spellEnd"/>
            <w:r w:rsidRPr="00F32DEB">
              <w:rPr>
                <w:szCs w:val="24"/>
              </w:rPr>
              <w:t xml:space="preserve"> </w:t>
            </w:r>
            <w:proofErr w:type="spellStart"/>
            <w:r w:rsidRPr="00F32DEB">
              <w:rPr>
                <w:szCs w:val="24"/>
              </w:rPr>
              <w:t>rendah</w:t>
            </w:r>
            <w:proofErr w:type="spellEnd"/>
          </w:p>
        </w:tc>
        <w:tc>
          <w:tcPr>
            <w:tcW w:w="0" w:type="auto"/>
            <w:shd w:val="clear" w:color="auto" w:fill="FFFFFF" w:themeFill="background1"/>
            <w:vAlign w:val="center"/>
          </w:tcPr>
          <w:p w14:paraId="3497C4F4" w14:textId="77777777" w:rsidR="002D5DA9" w:rsidRPr="00F32DEB" w:rsidRDefault="004B715A">
            <w:pPr>
              <w:rPr>
                <w:szCs w:val="24"/>
              </w:rPr>
            </w:pPr>
            <w:r w:rsidRPr="00F32DEB">
              <w:rPr>
                <w:szCs w:val="24"/>
              </w:rPr>
              <w:t>Usia rata-rata paling muda dengan pengeluaran rendah</w:t>
            </w:r>
          </w:p>
        </w:tc>
        <w:tc>
          <w:tcPr>
            <w:tcW w:w="0" w:type="auto"/>
            <w:shd w:val="clear" w:color="auto" w:fill="FFFFFF" w:themeFill="background1"/>
            <w:vAlign w:val="center"/>
          </w:tcPr>
          <w:p w14:paraId="3D6B93B1" w14:textId="77777777" w:rsidR="002D5DA9" w:rsidRPr="00F32DEB" w:rsidRDefault="004B715A">
            <w:pPr>
              <w:rPr>
                <w:szCs w:val="24"/>
              </w:rPr>
            </w:pPr>
            <w:r w:rsidRPr="00F32DEB">
              <w:rPr>
                <w:szCs w:val="24"/>
              </w:rPr>
              <w:t>Gunakan voucher, cashback, dan rekomendasi produk terjangkau</w:t>
            </w:r>
          </w:p>
        </w:tc>
      </w:tr>
      <w:tr w:rsidR="002D5DA9" w:rsidRPr="00F32DEB" w14:paraId="3A545C2A" w14:textId="77777777" w:rsidTr="00F32DEB">
        <w:trPr>
          <w:jc w:val="center"/>
        </w:trPr>
        <w:tc>
          <w:tcPr>
            <w:tcW w:w="0" w:type="auto"/>
            <w:shd w:val="clear" w:color="auto" w:fill="FFFFFF" w:themeFill="background1"/>
            <w:vAlign w:val="center"/>
          </w:tcPr>
          <w:p w14:paraId="207E3A32" w14:textId="77777777" w:rsidR="002D5DA9" w:rsidRPr="00F32DEB" w:rsidRDefault="004B715A" w:rsidP="00F32DEB">
            <w:pPr>
              <w:jc w:val="center"/>
              <w:rPr>
                <w:szCs w:val="24"/>
              </w:rPr>
            </w:pPr>
            <w:r w:rsidRPr="00F32DEB">
              <w:rPr>
                <w:szCs w:val="24"/>
              </w:rPr>
              <w:t>2</w:t>
            </w:r>
          </w:p>
        </w:tc>
        <w:tc>
          <w:tcPr>
            <w:tcW w:w="0" w:type="auto"/>
            <w:shd w:val="clear" w:color="auto" w:fill="FFFFFF" w:themeFill="background1"/>
            <w:vAlign w:val="center"/>
          </w:tcPr>
          <w:p w14:paraId="258B4ECE" w14:textId="77777777" w:rsidR="002D5DA9" w:rsidRPr="00F32DEB" w:rsidRDefault="004B715A">
            <w:pPr>
              <w:rPr>
                <w:szCs w:val="24"/>
              </w:rPr>
            </w:pPr>
            <w:proofErr w:type="spellStart"/>
            <w:r w:rsidRPr="00F32DEB">
              <w:rPr>
                <w:szCs w:val="24"/>
              </w:rPr>
              <w:t>Transaksi</w:t>
            </w:r>
            <w:proofErr w:type="spellEnd"/>
            <w:r w:rsidRPr="00F32DEB">
              <w:rPr>
                <w:szCs w:val="24"/>
              </w:rPr>
              <w:t xml:space="preserve"> non-referral </w:t>
            </w:r>
            <w:proofErr w:type="spellStart"/>
            <w:r w:rsidRPr="00F32DEB">
              <w:rPr>
                <w:szCs w:val="24"/>
              </w:rPr>
              <w:t>berpengeluaran</w:t>
            </w:r>
            <w:proofErr w:type="spellEnd"/>
            <w:r w:rsidRPr="00F32DEB">
              <w:rPr>
                <w:szCs w:val="24"/>
              </w:rPr>
              <w:t xml:space="preserve"> </w:t>
            </w:r>
            <w:proofErr w:type="spellStart"/>
            <w:r w:rsidRPr="00F32DEB">
              <w:rPr>
                <w:szCs w:val="24"/>
              </w:rPr>
              <w:t>sedang</w:t>
            </w:r>
            <w:proofErr w:type="spellEnd"/>
          </w:p>
        </w:tc>
        <w:tc>
          <w:tcPr>
            <w:tcW w:w="0" w:type="auto"/>
            <w:shd w:val="clear" w:color="auto" w:fill="FFFFFF" w:themeFill="background1"/>
            <w:vAlign w:val="center"/>
          </w:tcPr>
          <w:p w14:paraId="6C5B08FA" w14:textId="77777777" w:rsidR="002D5DA9" w:rsidRPr="00F32DEB" w:rsidRDefault="004B715A">
            <w:pPr>
              <w:rPr>
                <w:szCs w:val="24"/>
              </w:rPr>
            </w:pPr>
            <w:r w:rsidRPr="00F32DEB">
              <w:rPr>
                <w:szCs w:val="24"/>
              </w:rPr>
              <w:t>Cluster terbesar dan didominasi transaksi tanpa referral</w:t>
            </w:r>
          </w:p>
        </w:tc>
        <w:tc>
          <w:tcPr>
            <w:tcW w:w="0" w:type="auto"/>
            <w:shd w:val="clear" w:color="auto" w:fill="FFFFFF" w:themeFill="background1"/>
            <w:vAlign w:val="center"/>
          </w:tcPr>
          <w:p w14:paraId="7B745E58" w14:textId="77777777" w:rsidR="002D5DA9" w:rsidRPr="00F32DEB" w:rsidRDefault="004B715A">
            <w:pPr>
              <w:rPr>
                <w:szCs w:val="24"/>
              </w:rPr>
            </w:pPr>
            <w:r w:rsidRPr="00F32DEB">
              <w:rPr>
                <w:szCs w:val="24"/>
              </w:rPr>
              <w:t>Dorong program referral dan retensi karena kelompok ini besar</w:t>
            </w:r>
          </w:p>
        </w:tc>
      </w:tr>
      <w:tr w:rsidR="002D5DA9" w:rsidRPr="00F32DEB" w14:paraId="3135E2A1" w14:textId="77777777" w:rsidTr="00F32DEB">
        <w:trPr>
          <w:jc w:val="center"/>
        </w:trPr>
        <w:tc>
          <w:tcPr>
            <w:tcW w:w="0" w:type="auto"/>
            <w:shd w:val="clear" w:color="auto" w:fill="FFFFFF" w:themeFill="background1"/>
            <w:vAlign w:val="center"/>
          </w:tcPr>
          <w:p w14:paraId="51609D62" w14:textId="77777777" w:rsidR="002D5DA9" w:rsidRPr="00F32DEB" w:rsidRDefault="004B715A" w:rsidP="00F32DEB">
            <w:pPr>
              <w:jc w:val="center"/>
              <w:rPr>
                <w:szCs w:val="24"/>
              </w:rPr>
            </w:pPr>
            <w:r w:rsidRPr="00F32DEB">
              <w:rPr>
                <w:szCs w:val="24"/>
              </w:rPr>
              <w:t>3</w:t>
            </w:r>
          </w:p>
        </w:tc>
        <w:tc>
          <w:tcPr>
            <w:tcW w:w="0" w:type="auto"/>
            <w:shd w:val="clear" w:color="auto" w:fill="FFFFFF" w:themeFill="background1"/>
            <w:vAlign w:val="center"/>
          </w:tcPr>
          <w:p w14:paraId="0282A88C" w14:textId="77777777" w:rsidR="002D5DA9" w:rsidRPr="00F32DEB" w:rsidRDefault="004B715A">
            <w:pPr>
              <w:rPr>
                <w:szCs w:val="24"/>
              </w:rPr>
            </w:pPr>
            <w:proofErr w:type="spellStart"/>
            <w:r w:rsidRPr="00F32DEB">
              <w:rPr>
                <w:szCs w:val="24"/>
              </w:rPr>
              <w:t>Transaksi</w:t>
            </w:r>
            <w:proofErr w:type="spellEnd"/>
            <w:r w:rsidRPr="00F32DEB">
              <w:rPr>
                <w:szCs w:val="24"/>
              </w:rPr>
              <w:t xml:space="preserve"> </w:t>
            </w:r>
            <w:proofErr w:type="spellStart"/>
            <w:r w:rsidRPr="00F32DEB">
              <w:rPr>
                <w:szCs w:val="24"/>
              </w:rPr>
              <w:t>usia</w:t>
            </w:r>
            <w:proofErr w:type="spellEnd"/>
            <w:r w:rsidRPr="00F32DEB">
              <w:rPr>
                <w:szCs w:val="24"/>
              </w:rPr>
              <w:t xml:space="preserve"> senior </w:t>
            </w:r>
            <w:proofErr w:type="spellStart"/>
            <w:r w:rsidRPr="00F32DEB">
              <w:rPr>
                <w:szCs w:val="24"/>
              </w:rPr>
              <w:t>berpengeluaran</w:t>
            </w:r>
            <w:proofErr w:type="spellEnd"/>
            <w:r w:rsidRPr="00F32DEB">
              <w:rPr>
                <w:szCs w:val="24"/>
              </w:rPr>
              <w:t xml:space="preserve"> </w:t>
            </w:r>
            <w:proofErr w:type="spellStart"/>
            <w:r w:rsidRPr="00F32DEB">
              <w:rPr>
                <w:szCs w:val="24"/>
              </w:rPr>
              <w:t>rendah</w:t>
            </w:r>
            <w:proofErr w:type="spellEnd"/>
          </w:p>
        </w:tc>
        <w:tc>
          <w:tcPr>
            <w:tcW w:w="0" w:type="auto"/>
            <w:shd w:val="clear" w:color="auto" w:fill="FFFFFF" w:themeFill="background1"/>
            <w:vAlign w:val="center"/>
          </w:tcPr>
          <w:p w14:paraId="6988C492" w14:textId="77777777" w:rsidR="002D5DA9" w:rsidRPr="00F32DEB" w:rsidRDefault="004B715A">
            <w:pPr>
              <w:rPr>
                <w:szCs w:val="24"/>
              </w:rPr>
            </w:pPr>
            <w:r w:rsidRPr="00F32DEB">
              <w:rPr>
                <w:szCs w:val="24"/>
              </w:rPr>
              <w:t>Usia rata-rata paling tinggi dengan pengeluaran rendah</w:t>
            </w:r>
          </w:p>
        </w:tc>
        <w:tc>
          <w:tcPr>
            <w:tcW w:w="0" w:type="auto"/>
            <w:shd w:val="clear" w:color="auto" w:fill="FFFFFF" w:themeFill="background1"/>
            <w:vAlign w:val="center"/>
          </w:tcPr>
          <w:p w14:paraId="3EE9FA58" w14:textId="77777777" w:rsidR="002D5DA9" w:rsidRPr="00F32DEB" w:rsidRDefault="004B715A">
            <w:pPr>
              <w:rPr>
                <w:szCs w:val="24"/>
              </w:rPr>
            </w:pPr>
            <w:r w:rsidRPr="00F32DEB">
              <w:rPr>
                <w:szCs w:val="24"/>
              </w:rPr>
              <w:t>Gunakan pendekatan layanan sederhana dan promo kebutuhan rutin</w:t>
            </w:r>
          </w:p>
        </w:tc>
      </w:tr>
    </w:tbl>
    <w:p w14:paraId="7B43FA19" w14:textId="77777777" w:rsidR="002D5DA9" w:rsidRDefault="004B715A">
      <w:r>
        <w:t xml:space="preserve">Hasil evaluasi menunjukkan bahwa model K-Means K=4 dapat menghasilkan segmentasi yang dapat ditafsirkan sebagai </w:t>
      </w:r>
      <w:proofErr w:type="spellStart"/>
      <w:r>
        <w:t>dasar</w:t>
      </w:r>
      <w:proofErr w:type="spellEnd"/>
      <w:r>
        <w:t xml:space="preserve"> </w:t>
      </w:r>
      <w:proofErr w:type="spellStart"/>
      <w:r>
        <w:t>rekomendasi</w:t>
      </w:r>
      <w:proofErr w:type="spellEnd"/>
      <w:r>
        <w:t xml:space="preserve"> strategi </w:t>
      </w:r>
      <w:proofErr w:type="spellStart"/>
      <w:r>
        <w:t>pemasaran</w:t>
      </w:r>
      <w:proofErr w:type="spellEnd"/>
      <w:r>
        <w:t xml:space="preserve"> dan </w:t>
      </w:r>
      <w:proofErr w:type="spellStart"/>
      <w:r>
        <w:t>layanan</w:t>
      </w:r>
      <w:proofErr w:type="spellEnd"/>
      <w:r>
        <w:t>.</w:t>
      </w:r>
    </w:p>
    <w:p w14:paraId="79DE9973" w14:textId="77777777" w:rsidR="002D5DA9" w:rsidRDefault="004B715A">
      <w:pPr>
        <w:pStyle w:val="Heading1"/>
      </w:pPr>
      <w:r>
        <w:t>BAB VI</w:t>
      </w:r>
      <w:r>
        <w:br/>
        <w:t>DEPLOYMENT</w:t>
      </w:r>
    </w:p>
    <w:p w14:paraId="6BB1C118" w14:textId="77777777" w:rsidR="002D5DA9" w:rsidRDefault="004B715A">
      <w:r>
        <w:t>Tahap Deployment memanfaatkan hasil segmentasi dalam bentuk aplikasi sederhana berbasis Streamlit. Aplikasi menerima input transaksi baru, memproses input dengan preprocessor yang sama seperti BAB III, memprediksi cluster menggunakan model K-Means K=4, lalu menampilkan interpretasi dan rekomendasi awal berdasarkan hasil cluster.</w:t>
      </w:r>
    </w:p>
    <w:p w14:paraId="1D499A5A" w14:textId="77777777" w:rsidR="002D5DA9" w:rsidRDefault="004B715A">
      <w:pPr>
        <w:pStyle w:val="Heading2"/>
      </w:pPr>
      <w:r>
        <w:t>6.1 Contoh Prediksi Cluster untuk Input Baru</w:t>
      </w:r>
    </w:p>
    <w:tbl>
      <w:tblPr>
        <w:tblStyle w:val="TableGrid"/>
        <w:tblW w:w="0" w:type="auto"/>
        <w:tblLook w:val="04A0" w:firstRow="1" w:lastRow="0" w:firstColumn="1" w:lastColumn="0" w:noHBand="0" w:noVBand="1"/>
      </w:tblPr>
      <w:tblGrid>
        <w:gridCol w:w="10368"/>
      </w:tblGrid>
      <w:tr w:rsidR="002D5DA9" w14:paraId="11E24748" w14:textId="77777777">
        <w:tc>
          <w:tcPr>
            <w:tcW w:w="10368" w:type="dxa"/>
            <w:shd w:val="clear" w:color="auto" w:fill="F2F2F2"/>
          </w:tcPr>
          <w:p w14:paraId="2BB32013" w14:textId="77777777" w:rsidR="002D5DA9" w:rsidRDefault="004B715A">
            <w:r>
              <w:rPr>
                <w:rFonts w:ascii="Consolas" w:eastAsia="Consolas" w:hAnsi="Consolas"/>
                <w:sz w:val="14"/>
              </w:rPr>
              <w:t># =========================================================</w:t>
            </w:r>
            <w:r>
              <w:rPr>
                <w:rFonts w:ascii="Consolas" w:eastAsia="Consolas" w:hAnsi="Consolas"/>
                <w:sz w:val="14"/>
              </w:rPr>
              <w:br/>
              <w:t># KODE 6.1 CONTOH PREDIKSI CLUSTER UNTUK INPUT BARU</w:t>
            </w:r>
            <w:r>
              <w:rPr>
                <w:rFonts w:ascii="Consolas" w:eastAsia="Consolas" w:hAnsi="Consolas"/>
                <w:sz w:val="14"/>
              </w:rPr>
              <w:br/>
              <w:t># =========================================================</w:t>
            </w:r>
            <w:r>
              <w:rPr>
                <w:rFonts w:ascii="Consolas" w:eastAsia="Consolas" w:hAnsi="Consolas"/>
                <w:sz w:val="14"/>
              </w:rPr>
              <w:br/>
              <w:t># Input baru masih mentah sehingga harus diproses dengan preprocessor BAB III.</w:t>
            </w:r>
            <w:r>
              <w:rPr>
                <w:rFonts w:ascii="Consolas" w:eastAsia="Consolas" w:hAnsi="Consolas"/>
                <w:sz w:val="14"/>
              </w:rPr>
              <w:br/>
              <w:t>input_baru = pd.DataFrame([{</w:t>
            </w:r>
            <w:r>
              <w:rPr>
                <w:rFonts w:ascii="Consolas" w:eastAsia="Consolas" w:hAnsi="Consolas"/>
                <w:sz w:val="14"/>
              </w:rPr>
              <w:br/>
              <w:t xml:space="preserve">    "Age": 35,</w:t>
            </w:r>
            <w:r>
              <w:rPr>
                <w:rFonts w:ascii="Consolas" w:eastAsia="Consolas" w:hAnsi="Consolas"/>
                <w:sz w:val="14"/>
              </w:rPr>
              <w:br/>
              <w:t xml:space="preserve">    "Gender": "Female",</w:t>
            </w:r>
            <w:r>
              <w:rPr>
                <w:rFonts w:ascii="Consolas" w:eastAsia="Consolas" w:hAnsi="Consolas"/>
                <w:sz w:val="14"/>
              </w:rPr>
              <w:br/>
              <w:t xml:space="preserve">    "Marital_status": "Married",</w:t>
            </w:r>
            <w:r>
              <w:rPr>
                <w:rFonts w:ascii="Consolas" w:eastAsia="Consolas" w:hAnsi="Consolas"/>
                <w:sz w:val="14"/>
              </w:rPr>
              <w:br/>
              <w:t xml:space="preserve">    "Employees_status": "Employees",</w:t>
            </w:r>
            <w:r>
              <w:rPr>
                <w:rFonts w:ascii="Consolas" w:eastAsia="Consolas" w:hAnsi="Consolas"/>
                <w:sz w:val="14"/>
              </w:rPr>
              <w:br/>
              <w:t xml:space="preserve">    "Payment_method": "PayPal",</w:t>
            </w:r>
            <w:r>
              <w:rPr>
                <w:rFonts w:ascii="Consolas" w:eastAsia="Consolas" w:hAnsi="Consolas"/>
                <w:sz w:val="14"/>
              </w:rPr>
              <w:br/>
              <w:t xml:space="preserve">    "Referral": 1.0,</w:t>
            </w:r>
            <w:r>
              <w:rPr>
                <w:rFonts w:ascii="Consolas" w:eastAsia="Consolas" w:hAnsi="Consolas"/>
                <w:sz w:val="14"/>
              </w:rPr>
              <w:br/>
              <w:t xml:space="preserve">    "Amount_spent": 1000.0</w:t>
            </w:r>
            <w:r>
              <w:rPr>
                <w:rFonts w:ascii="Consolas" w:eastAsia="Consolas" w:hAnsi="Consolas"/>
                <w:sz w:val="14"/>
              </w:rPr>
              <w:br/>
              <w:t>}])</w:t>
            </w:r>
            <w:r>
              <w:rPr>
                <w:rFonts w:ascii="Consolas" w:eastAsia="Consolas" w:hAnsi="Consolas"/>
                <w:sz w:val="14"/>
              </w:rPr>
              <w:br/>
            </w:r>
            <w:r>
              <w:rPr>
                <w:rFonts w:ascii="Consolas" w:eastAsia="Consolas" w:hAnsi="Consolas"/>
                <w:sz w:val="14"/>
              </w:rPr>
              <w:br/>
              <w:t>input_prepared_array = preprocessor.transform(input_baru)</w:t>
            </w:r>
            <w:r>
              <w:rPr>
                <w:rFonts w:ascii="Consolas" w:eastAsia="Consolas" w:hAnsi="Consolas"/>
                <w:sz w:val="14"/>
              </w:rPr>
              <w:br/>
              <w:t>input_prepared = pd.DataFrame(input_prepared_array, columns=preprocessor.get_feature_names_out())</w:t>
            </w:r>
            <w:r>
              <w:rPr>
                <w:rFonts w:ascii="Consolas" w:eastAsia="Consolas" w:hAnsi="Consolas"/>
                <w:sz w:val="14"/>
              </w:rPr>
              <w:br/>
              <w:t>cluster_prediksi = int(kmeans_final.predict(input_prepared)[0])</w:t>
            </w:r>
            <w:r>
              <w:rPr>
                <w:rFonts w:ascii="Consolas" w:eastAsia="Consolas" w:hAnsi="Consolas"/>
                <w:sz w:val="14"/>
              </w:rPr>
              <w:br/>
            </w:r>
            <w:r>
              <w:rPr>
                <w:rFonts w:ascii="Consolas" w:eastAsia="Consolas" w:hAnsi="Consolas"/>
                <w:sz w:val="14"/>
              </w:rPr>
              <w:br/>
              <w:t>print("Input baru:")</w:t>
            </w:r>
            <w:r>
              <w:rPr>
                <w:rFonts w:ascii="Consolas" w:eastAsia="Consolas" w:hAnsi="Consolas"/>
                <w:sz w:val="14"/>
              </w:rPr>
              <w:br/>
              <w:t>display(input_baru)</w:t>
            </w:r>
            <w:r>
              <w:rPr>
                <w:rFonts w:ascii="Consolas" w:eastAsia="Consolas" w:hAnsi="Consolas"/>
                <w:sz w:val="14"/>
              </w:rPr>
              <w:br/>
              <w:t>print("Input setelah preprocessing:")</w:t>
            </w:r>
            <w:r>
              <w:rPr>
                <w:rFonts w:ascii="Consolas" w:eastAsia="Consolas" w:hAnsi="Consolas"/>
                <w:sz w:val="14"/>
              </w:rPr>
              <w:br/>
              <w:t>display(input_prepared)</w:t>
            </w:r>
            <w:r>
              <w:rPr>
                <w:rFonts w:ascii="Consolas" w:eastAsia="Consolas" w:hAnsi="Consolas"/>
                <w:sz w:val="14"/>
              </w:rPr>
              <w:br/>
              <w:t>print("Prediksi cluster:", cluster_prediksi)</w:t>
            </w:r>
            <w:r>
              <w:rPr>
                <w:rFonts w:ascii="Consolas" w:eastAsia="Consolas" w:hAnsi="Consolas"/>
                <w:sz w:val="14"/>
              </w:rPr>
              <w:br/>
              <w:t>print("Interpretasi cluster:")</w:t>
            </w:r>
            <w:r>
              <w:rPr>
                <w:rFonts w:ascii="Consolas" w:eastAsia="Consolas" w:hAnsi="Consolas"/>
                <w:sz w:val="14"/>
              </w:rPr>
              <w:br/>
              <w:t>display(interpretation[interpretation["Cluster"] == cluster_prediksi])</w:t>
            </w:r>
          </w:p>
        </w:tc>
      </w:tr>
    </w:tbl>
    <w:p w14:paraId="30D5487C" w14:textId="77777777" w:rsidR="002D5DA9" w:rsidRDefault="004B715A">
      <w:pPr>
        <w:jc w:val="center"/>
      </w:pPr>
      <w:r>
        <w:rPr>
          <w:b/>
          <w:i/>
          <w:sz w:val="18"/>
        </w:rPr>
        <w:t>Kode 6.1 Contoh Prediksi Cluster untuk Input Baru</w:t>
      </w:r>
    </w:p>
    <w:p w14:paraId="014A80C9" w14:textId="77777777" w:rsidR="002D5DA9" w:rsidRDefault="004B715A">
      <w:pPr>
        <w:jc w:val="center"/>
        <w:rPr>
          <w:b/>
          <w:i/>
          <w:sz w:val="18"/>
        </w:rPr>
      </w:pPr>
      <w:r>
        <w:rPr>
          <w:b/>
          <w:i/>
          <w:sz w:val="18"/>
        </w:rPr>
        <w:t xml:space="preserve">Tabel 6.1 Input Baru yang </w:t>
      </w:r>
      <w:proofErr w:type="spellStart"/>
      <w:r>
        <w:rPr>
          <w:b/>
          <w:i/>
          <w:sz w:val="18"/>
        </w:rPr>
        <w:t>Diuji</w:t>
      </w:r>
      <w:proofErr w:type="spellEnd"/>
    </w:p>
    <w:p w14:paraId="7C853B3B" w14:textId="308A9B10" w:rsidR="004C4E47" w:rsidRPr="004C4E47" w:rsidRDefault="004C4E47">
      <w:pPr>
        <w:jc w:val="center"/>
        <w:rPr>
          <w:iCs/>
        </w:rPr>
      </w:pPr>
      <w:r w:rsidRPr="004C4E47">
        <w:rPr>
          <w:iCs/>
          <w:noProof/>
        </w:rPr>
        <w:drawing>
          <wp:inline distT="0" distB="0" distL="0" distR="0" wp14:anchorId="506B801D" wp14:editId="471EC76E">
            <wp:extent cx="4900085" cy="662997"/>
            <wp:effectExtent l="0" t="0" r="0" b="3810"/>
            <wp:docPr id="85165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54585" name=""/>
                    <pic:cNvPicPr/>
                  </pic:nvPicPr>
                  <pic:blipFill>
                    <a:blip r:embed="rId47"/>
                    <a:stretch>
                      <a:fillRect/>
                    </a:stretch>
                  </pic:blipFill>
                  <pic:spPr>
                    <a:xfrm>
                      <a:off x="0" y="0"/>
                      <a:ext cx="4900085" cy="662997"/>
                    </a:xfrm>
                    <a:prstGeom prst="rect">
                      <a:avLst/>
                    </a:prstGeom>
                  </pic:spPr>
                </pic:pic>
              </a:graphicData>
            </a:graphic>
          </wp:inline>
        </w:drawing>
      </w:r>
    </w:p>
    <w:p w14:paraId="04EEB74E" w14:textId="77777777" w:rsidR="002D5DA9" w:rsidRDefault="004B715A">
      <w:pPr>
        <w:jc w:val="center"/>
      </w:pPr>
      <w:r>
        <w:rPr>
          <w:b/>
          <w:i/>
          <w:sz w:val="18"/>
        </w:rPr>
        <w:t xml:space="preserve">Tabel 6.2 Input Baru </w:t>
      </w:r>
      <w:proofErr w:type="spellStart"/>
      <w:r>
        <w:rPr>
          <w:b/>
          <w:i/>
          <w:sz w:val="18"/>
        </w:rPr>
        <w:t>Setelah</w:t>
      </w:r>
      <w:proofErr w:type="spellEnd"/>
      <w:r>
        <w:rPr>
          <w:b/>
          <w:i/>
          <w:sz w:val="18"/>
        </w:rPr>
        <w:t xml:space="preserve"> Preprocessing</w:t>
      </w:r>
    </w:p>
    <w:tbl>
      <w:tblPr>
        <w:tblStyle w:val="TableGrid"/>
        <w:tblW w:w="0" w:type="auto"/>
        <w:jc w:val="center"/>
        <w:shd w:val="clear" w:color="auto" w:fill="FFFFFF" w:themeFill="background1"/>
        <w:tblLook w:val="04A0" w:firstRow="1" w:lastRow="0" w:firstColumn="1" w:lastColumn="0" w:noHBand="0" w:noVBand="1"/>
      </w:tblPr>
      <w:tblGrid>
        <w:gridCol w:w="396"/>
        <w:gridCol w:w="470"/>
        <w:gridCol w:w="574"/>
        <w:gridCol w:w="569"/>
        <w:gridCol w:w="533"/>
        <w:gridCol w:w="610"/>
        <w:gridCol w:w="707"/>
        <w:gridCol w:w="668"/>
        <w:gridCol w:w="798"/>
        <w:gridCol w:w="694"/>
        <w:gridCol w:w="873"/>
        <w:gridCol w:w="781"/>
        <w:gridCol w:w="765"/>
        <w:gridCol w:w="701"/>
        <w:gridCol w:w="714"/>
        <w:gridCol w:w="731"/>
      </w:tblGrid>
      <w:tr w:rsidR="002D5DA9" w14:paraId="21F52959" w14:textId="77777777" w:rsidTr="009874DA">
        <w:trPr>
          <w:tblHeader/>
          <w:jc w:val="center"/>
        </w:trPr>
        <w:tc>
          <w:tcPr>
            <w:tcW w:w="648" w:type="dxa"/>
            <w:shd w:val="clear" w:color="auto" w:fill="FFFFFF" w:themeFill="background1"/>
            <w:vAlign w:val="center"/>
          </w:tcPr>
          <w:p w14:paraId="54FAD18C" w14:textId="77777777" w:rsidR="002D5DA9" w:rsidRDefault="004B715A">
            <w:pPr>
              <w:jc w:val="center"/>
            </w:pPr>
            <w:r>
              <w:rPr>
                <w:b/>
                <w:sz w:val="10"/>
              </w:rPr>
              <w:t>num__Age</w:t>
            </w:r>
          </w:p>
        </w:tc>
        <w:tc>
          <w:tcPr>
            <w:tcW w:w="648" w:type="dxa"/>
            <w:shd w:val="clear" w:color="auto" w:fill="FFFFFF" w:themeFill="background1"/>
            <w:vAlign w:val="center"/>
          </w:tcPr>
          <w:p w14:paraId="3545DA20" w14:textId="77777777" w:rsidR="002D5DA9" w:rsidRDefault="004B715A">
            <w:pPr>
              <w:jc w:val="center"/>
            </w:pPr>
            <w:r>
              <w:rPr>
                <w:b/>
                <w:sz w:val="10"/>
              </w:rPr>
              <w:t>num__Referral</w:t>
            </w:r>
          </w:p>
        </w:tc>
        <w:tc>
          <w:tcPr>
            <w:tcW w:w="648" w:type="dxa"/>
            <w:shd w:val="clear" w:color="auto" w:fill="FFFFFF" w:themeFill="background1"/>
            <w:vAlign w:val="center"/>
          </w:tcPr>
          <w:p w14:paraId="53CDD78A" w14:textId="77777777" w:rsidR="002D5DA9" w:rsidRDefault="004B715A">
            <w:pPr>
              <w:jc w:val="center"/>
            </w:pPr>
            <w:r>
              <w:rPr>
                <w:b/>
                <w:sz w:val="10"/>
              </w:rPr>
              <w:t>num__Amount_spent</w:t>
            </w:r>
          </w:p>
        </w:tc>
        <w:tc>
          <w:tcPr>
            <w:tcW w:w="648" w:type="dxa"/>
            <w:shd w:val="clear" w:color="auto" w:fill="FFFFFF" w:themeFill="background1"/>
            <w:vAlign w:val="center"/>
          </w:tcPr>
          <w:p w14:paraId="1AD2A1C7" w14:textId="77777777" w:rsidR="002D5DA9" w:rsidRDefault="004B715A">
            <w:pPr>
              <w:jc w:val="center"/>
            </w:pPr>
            <w:r>
              <w:rPr>
                <w:b/>
                <w:sz w:val="10"/>
              </w:rPr>
              <w:t>cat__Gender_Female</w:t>
            </w:r>
          </w:p>
        </w:tc>
        <w:tc>
          <w:tcPr>
            <w:tcW w:w="648" w:type="dxa"/>
            <w:shd w:val="clear" w:color="auto" w:fill="FFFFFF" w:themeFill="background1"/>
            <w:vAlign w:val="center"/>
          </w:tcPr>
          <w:p w14:paraId="1D94FE33" w14:textId="77777777" w:rsidR="002D5DA9" w:rsidRDefault="004B715A">
            <w:pPr>
              <w:jc w:val="center"/>
            </w:pPr>
            <w:r>
              <w:rPr>
                <w:b/>
                <w:sz w:val="10"/>
              </w:rPr>
              <w:t>cat__Gender_Male</w:t>
            </w:r>
          </w:p>
        </w:tc>
        <w:tc>
          <w:tcPr>
            <w:tcW w:w="648" w:type="dxa"/>
            <w:shd w:val="clear" w:color="auto" w:fill="FFFFFF" w:themeFill="background1"/>
            <w:vAlign w:val="center"/>
          </w:tcPr>
          <w:p w14:paraId="77E8B920" w14:textId="77777777" w:rsidR="002D5DA9" w:rsidRDefault="004B715A">
            <w:pPr>
              <w:jc w:val="center"/>
            </w:pPr>
            <w:r>
              <w:rPr>
                <w:b/>
                <w:sz w:val="10"/>
              </w:rPr>
              <w:t>cat__Gender_Unknown</w:t>
            </w:r>
          </w:p>
        </w:tc>
        <w:tc>
          <w:tcPr>
            <w:tcW w:w="648" w:type="dxa"/>
            <w:shd w:val="clear" w:color="auto" w:fill="FFFFFF" w:themeFill="background1"/>
            <w:vAlign w:val="center"/>
          </w:tcPr>
          <w:p w14:paraId="3612EF38" w14:textId="77777777" w:rsidR="002D5DA9" w:rsidRDefault="004B715A">
            <w:pPr>
              <w:jc w:val="center"/>
            </w:pPr>
            <w:r>
              <w:rPr>
                <w:b/>
                <w:sz w:val="10"/>
              </w:rPr>
              <w:t>cat__Marital_status_Married</w:t>
            </w:r>
          </w:p>
        </w:tc>
        <w:tc>
          <w:tcPr>
            <w:tcW w:w="648" w:type="dxa"/>
            <w:shd w:val="clear" w:color="auto" w:fill="FFFFFF" w:themeFill="background1"/>
            <w:vAlign w:val="center"/>
          </w:tcPr>
          <w:p w14:paraId="0F701515" w14:textId="77777777" w:rsidR="002D5DA9" w:rsidRDefault="004B715A">
            <w:pPr>
              <w:jc w:val="center"/>
            </w:pPr>
            <w:r>
              <w:rPr>
                <w:b/>
                <w:sz w:val="10"/>
              </w:rPr>
              <w:t>cat__Marital_status_Single</w:t>
            </w:r>
          </w:p>
        </w:tc>
        <w:tc>
          <w:tcPr>
            <w:tcW w:w="648" w:type="dxa"/>
            <w:shd w:val="clear" w:color="auto" w:fill="FFFFFF" w:themeFill="background1"/>
            <w:vAlign w:val="center"/>
          </w:tcPr>
          <w:p w14:paraId="59E58305" w14:textId="77777777" w:rsidR="002D5DA9" w:rsidRDefault="004B715A">
            <w:pPr>
              <w:jc w:val="center"/>
            </w:pPr>
            <w:r>
              <w:rPr>
                <w:b/>
                <w:sz w:val="10"/>
              </w:rPr>
              <w:t>cat__Employees_status_Employees</w:t>
            </w:r>
          </w:p>
        </w:tc>
        <w:tc>
          <w:tcPr>
            <w:tcW w:w="648" w:type="dxa"/>
            <w:shd w:val="clear" w:color="auto" w:fill="FFFFFF" w:themeFill="background1"/>
            <w:vAlign w:val="center"/>
          </w:tcPr>
          <w:p w14:paraId="54E04017" w14:textId="77777777" w:rsidR="002D5DA9" w:rsidRDefault="004B715A">
            <w:pPr>
              <w:jc w:val="center"/>
            </w:pPr>
            <w:r>
              <w:rPr>
                <w:b/>
                <w:sz w:val="10"/>
              </w:rPr>
              <w:t>cat__Employees_status_Self-Employed</w:t>
            </w:r>
          </w:p>
        </w:tc>
        <w:tc>
          <w:tcPr>
            <w:tcW w:w="648" w:type="dxa"/>
            <w:shd w:val="clear" w:color="auto" w:fill="FFFFFF" w:themeFill="background1"/>
            <w:vAlign w:val="center"/>
          </w:tcPr>
          <w:p w14:paraId="3A079410" w14:textId="77777777" w:rsidR="002D5DA9" w:rsidRDefault="004B715A">
            <w:pPr>
              <w:jc w:val="center"/>
            </w:pPr>
            <w:r>
              <w:rPr>
                <w:b/>
                <w:sz w:val="10"/>
              </w:rPr>
              <w:t>cat__Employees_status_Unemployment</w:t>
            </w:r>
          </w:p>
        </w:tc>
        <w:tc>
          <w:tcPr>
            <w:tcW w:w="648" w:type="dxa"/>
            <w:shd w:val="clear" w:color="auto" w:fill="FFFFFF" w:themeFill="background1"/>
            <w:vAlign w:val="center"/>
          </w:tcPr>
          <w:p w14:paraId="4FC7FE42" w14:textId="77777777" w:rsidR="002D5DA9" w:rsidRDefault="004B715A">
            <w:pPr>
              <w:jc w:val="center"/>
            </w:pPr>
            <w:r>
              <w:rPr>
                <w:b/>
                <w:sz w:val="10"/>
              </w:rPr>
              <w:t>cat__Employees_status_Unknown</w:t>
            </w:r>
          </w:p>
        </w:tc>
        <w:tc>
          <w:tcPr>
            <w:tcW w:w="648" w:type="dxa"/>
            <w:shd w:val="clear" w:color="auto" w:fill="FFFFFF" w:themeFill="background1"/>
            <w:vAlign w:val="center"/>
          </w:tcPr>
          <w:p w14:paraId="4671F8A7" w14:textId="77777777" w:rsidR="002D5DA9" w:rsidRDefault="004B715A">
            <w:pPr>
              <w:jc w:val="center"/>
            </w:pPr>
            <w:r>
              <w:rPr>
                <w:b/>
                <w:sz w:val="10"/>
              </w:rPr>
              <w:t>cat__Employees_status_Workers</w:t>
            </w:r>
          </w:p>
        </w:tc>
        <w:tc>
          <w:tcPr>
            <w:tcW w:w="648" w:type="dxa"/>
            <w:shd w:val="clear" w:color="auto" w:fill="FFFFFF" w:themeFill="background1"/>
            <w:vAlign w:val="center"/>
          </w:tcPr>
          <w:p w14:paraId="1D5CEDDF" w14:textId="77777777" w:rsidR="002D5DA9" w:rsidRDefault="004B715A">
            <w:pPr>
              <w:jc w:val="center"/>
            </w:pPr>
            <w:r>
              <w:rPr>
                <w:b/>
                <w:sz w:val="10"/>
              </w:rPr>
              <w:t>cat__Payment_method_Card</w:t>
            </w:r>
          </w:p>
        </w:tc>
        <w:tc>
          <w:tcPr>
            <w:tcW w:w="648" w:type="dxa"/>
            <w:shd w:val="clear" w:color="auto" w:fill="FFFFFF" w:themeFill="background1"/>
            <w:vAlign w:val="center"/>
          </w:tcPr>
          <w:p w14:paraId="111E3744" w14:textId="77777777" w:rsidR="002D5DA9" w:rsidRDefault="004B715A">
            <w:pPr>
              <w:jc w:val="center"/>
            </w:pPr>
            <w:r>
              <w:rPr>
                <w:b/>
                <w:sz w:val="10"/>
              </w:rPr>
              <w:t>cat__Payment_method_Other</w:t>
            </w:r>
          </w:p>
        </w:tc>
        <w:tc>
          <w:tcPr>
            <w:tcW w:w="648" w:type="dxa"/>
            <w:shd w:val="clear" w:color="auto" w:fill="FFFFFF" w:themeFill="background1"/>
            <w:vAlign w:val="center"/>
          </w:tcPr>
          <w:p w14:paraId="4F3AE878" w14:textId="77777777" w:rsidR="002D5DA9" w:rsidRDefault="004B715A">
            <w:pPr>
              <w:jc w:val="center"/>
            </w:pPr>
            <w:r>
              <w:rPr>
                <w:b/>
                <w:sz w:val="10"/>
              </w:rPr>
              <w:t>cat__Payment_method_PayPal</w:t>
            </w:r>
          </w:p>
        </w:tc>
      </w:tr>
      <w:tr w:rsidR="002D5DA9" w14:paraId="75488B97" w14:textId="77777777" w:rsidTr="009874DA">
        <w:trPr>
          <w:jc w:val="center"/>
        </w:trPr>
        <w:tc>
          <w:tcPr>
            <w:tcW w:w="648" w:type="dxa"/>
            <w:shd w:val="clear" w:color="auto" w:fill="FFFFFF" w:themeFill="background1"/>
            <w:vAlign w:val="center"/>
          </w:tcPr>
          <w:p w14:paraId="5540086F" w14:textId="77777777" w:rsidR="002D5DA9" w:rsidRDefault="004B715A">
            <w:r>
              <w:rPr>
                <w:sz w:val="10"/>
              </w:rPr>
              <w:t>-0.6536</w:t>
            </w:r>
          </w:p>
        </w:tc>
        <w:tc>
          <w:tcPr>
            <w:tcW w:w="648" w:type="dxa"/>
            <w:shd w:val="clear" w:color="auto" w:fill="FFFFFF" w:themeFill="background1"/>
            <w:vAlign w:val="center"/>
          </w:tcPr>
          <w:p w14:paraId="149060A5" w14:textId="77777777" w:rsidR="002D5DA9" w:rsidRDefault="004B715A">
            <w:r>
              <w:rPr>
                <w:sz w:val="10"/>
              </w:rPr>
              <w:t>0.6986</w:t>
            </w:r>
          </w:p>
        </w:tc>
        <w:tc>
          <w:tcPr>
            <w:tcW w:w="648" w:type="dxa"/>
            <w:shd w:val="clear" w:color="auto" w:fill="FFFFFF" w:themeFill="background1"/>
            <w:vAlign w:val="center"/>
          </w:tcPr>
          <w:p w14:paraId="01D85703" w14:textId="77777777" w:rsidR="002D5DA9" w:rsidRDefault="004B715A">
            <w:r>
              <w:rPr>
                <w:sz w:val="10"/>
              </w:rPr>
              <w:t>-0.4739</w:t>
            </w:r>
          </w:p>
        </w:tc>
        <w:tc>
          <w:tcPr>
            <w:tcW w:w="648" w:type="dxa"/>
            <w:shd w:val="clear" w:color="auto" w:fill="FFFFFF" w:themeFill="background1"/>
            <w:vAlign w:val="center"/>
          </w:tcPr>
          <w:p w14:paraId="638EC2FD" w14:textId="77777777" w:rsidR="002D5DA9" w:rsidRDefault="004B715A">
            <w:r>
              <w:rPr>
                <w:sz w:val="10"/>
              </w:rPr>
              <w:t>1.00</w:t>
            </w:r>
          </w:p>
        </w:tc>
        <w:tc>
          <w:tcPr>
            <w:tcW w:w="648" w:type="dxa"/>
            <w:shd w:val="clear" w:color="auto" w:fill="FFFFFF" w:themeFill="background1"/>
            <w:vAlign w:val="center"/>
          </w:tcPr>
          <w:p w14:paraId="76DB46E4" w14:textId="77777777" w:rsidR="002D5DA9" w:rsidRDefault="004B715A">
            <w:r>
              <w:rPr>
                <w:sz w:val="10"/>
              </w:rPr>
              <w:t>0.00</w:t>
            </w:r>
          </w:p>
        </w:tc>
        <w:tc>
          <w:tcPr>
            <w:tcW w:w="648" w:type="dxa"/>
            <w:shd w:val="clear" w:color="auto" w:fill="FFFFFF" w:themeFill="background1"/>
            <w:vAlign w:val="center"/>
          </w:tcPr>
          <w:p w14:paraId="553B87A5" w14:textId="77777777" w:rsidR="002D5DA9" w:rsidRDefault="004B715A">
            <w:r>
              <w:rPr>
                <w:sz w:val="10"/>
              </w:rPr>
              <w:t>0.00</w:t>
            </w:r>
          </w:p>
        </w:tc>
        <w:tc>
          <w:tcPr>
            <w:tcW w:w="648" w:type="dxa"/>
            <w:shd w:val="clear" w:color="auto" w:fill="FFFFFF" w:themeFill="background1"/>
            <w:vAlign w:val="center"/>
          </w:tcPr>
          <w:p w14:paraId="67CFB7A8" w14:textId="77777777" w:rsidR="002D5DA9" w:rsidRDefault="004B715A">
            <w:r>
              <w:rPr>
                <w:sz w:val="10"/>
              </w:rPr>
              <w:t>1.00</w:t>
            </w:r>
          </w:p>
        </w:tc>
        <w:tc>
          <w:tcPr>
            <w:tcW w:w="648" w:type="dxa"/>
            <w:shd w:val="clear" w:color="auto" w:fill="FFFFFF" w:themeFill="background1"/>
            <w:vAlign w:val="center"/>
          </w:tcPr>
          <w:p w14:paraId="26C58565" w14:textId="77777777" w:rsidR="002D5DA9" w:rsidRDefault="004B715A">
            <w:r>
              <w:rPr>
                <w:sz w:val="10"/>
              </w:rPr>
              <w:t>0.00</w:t>
            </w:r>
          </w:p>
        </w:tc>
        <w:tc>
          <w:tcPr>
            <w:tcW w:w="648" w:type="dxa"/>
            <w:shd w:val="clear" w:color="auto" w:fill="FFFFFF" w:themeFill="background1"/>
            <w:vAlign w:val="center"/>
          </w:tcPr>
          <w:p w14:paraId="029B339C" w14:textId="77777777" w:rsidR="002D5DA9" w:rsidRDefault="004B715A">
            <w:r>
              <w:rPr>
                <w:sz w:val="10"/>
              </w:rPr>
              <w:t>1.00</w:t>
            </w:r>
          </w:p>
        </w:tc>
        <w:tc>
          <w:tcPr>
            <w:tcW w:w="648" w:type="dxa"/>
            <w:shd w:val="clear" w:color="auto" w:fill="FFFFFF" w:themeFill="background1"/>
            <w:vAlign w:val="center"/>
          </w:tcPr>
          <w:p w14:paraId="171798D4" w14:textId="77777777" w:rsidR="002D5DA9" w:rsidRDefault="004B715A">
            <w:r>
              <w:rPr>
                <w:sz w:val="10"/>
              </w:rPr>
              <w:t>0.00</w:t>
            </w:r>
          </w:p>
        </w:tc>
        <w:tc>
          <w:tcPr>
            <w:tcW w:w="648" w:type="dxa"/>
            <w:shd w:val="clear" w:color="auto" w:fill="FFFFFF" w:themeFill="background1"/>
            <w:vAlign w:val="center"/>
          </w:tcPr>
          <w:p w14:paraId="7F4EB67C" w14:textId="77777777" w:rsidR="002D5DA9" w:rsidRDefault="004B715A">
            <w:r>
              <w:rPr>
                <w:sz w:val="10"/>
              </w:rPr>
              <w:t>0.00</w:t>
            </w:r>
          </w:p>
        </w:tc>
        <w:tc>
          <w:tcPr>
            <w:tcW w:w="648" w:type="dxa"/>
            <w:shd w:val="clear" w:color="auto" w:fill="FFFFFF" w:themeFill="background1"/>
            <w:vAlign w:val="center"/>
          </w:tcPr>
          <w:p w14:paraId="09BBB01B" w14:textId="77777777" w:rsidR="002D5DA9" w:rsidRDefault="004B715A">
            <w:r>
              <w:rPr>
                <w:sz w:val="10"/>
              </w:rPr>
              <w:t>0.00</w:t>
            </w:r>
          </w:p>
        </w:tc>
        <w:tc>
          <w:tcPr>
            <w:tcW w:w="648" w:type="dxa"/>
            <w:shd w:val="clear" w:color="auto" w:fill="FFFFFF" w:themeFill="background1"/>
            <w:vAlign w:val="center"/>
          </w:tcPr>
          <w:p w14:paraId="005FB56F" w14:textId="77777777" w:rsidR="002D5DA9" w:rsidRDefault="004B715A">
            <w:r>
              <w:rPr>
                <w:sz w:val="10"/>
              </w:rPr>
              <w:t>0.00</w:t>
            </w:r>
          </w:p>
        </w:tc>
        <w:tc>
          <w:tcPr>
            <w:tcW w:w="648" w:type="dxa"/>
            <w:shd w:val="clear" w:color="auto" w:fill="FFFFFF" w:themeFill="background1"/>
            <w:vAlign w:val="center"/>
          </w:tcPr>
          <w:p w14:paraId="72C00A95" w14:textId="77777777" w:rsidR="002D5DA9" w:rsidRDefault="004B715A">
            <w:r>
              <w:rPr>
                <w:sz w:val="10"/>
              </w:rPr>
              <w:t>0.00</w:t>
            </w:r>
          </w:p>
        </w:tc>
        <w:tc>
          <w:tcPr>
            <w:tcW w:w="648" w:type="dxa"/>
            <w:shd w:val="clear" w:color="auto" w:fill="FFFFFF" w:themeFill="background1"/>
            <w:vAlign w:val="center"/>
          </w:tcPr>
          <w:p w14:paraId="4C62FD3A" w14:textId="77777777" w:rsidR="002D5DA9" w:rsidRDefault="004B715A">
            <w:r>
              <w:rPr>
                <w:sz w:val="10"/>
              </w:rPr>
              <w:t>0.00</w:t>
            </w:r>
          </w:p>
        </w:tc>
        <w:tc>
          <w:tcPr>
            <w:tcW w:w="648" w:type="dxa"/>
            <w:shd w:val="clear" w:color="auto" w:fill="FFFFFF" w:themeFill="background1"/>
            <w:vAlign w:val="center"/>
          </w:tcPr>
          <w:p w14:paraId="0C996F1E" w14:textId="77777777" w:rsidR="002D5DA9" w:rsidRDefault="004B715A">
            <w:r>
              <w:rPr>
                <w:sz w:val="10"/>
              </w:rPr>
              <w:t>1.00</w:t>
            </w:r>
          </w:p>
        </w:tc>
      </w:tr>
    </w:tbl>
    <w:p w14:paraId="7B201ACF" w14:textId="77777777" w:rsidR="002D5DA9" w:rsidRDefault="004B715A">
      <w:pPr>
        <w:jc w:val="center"/>
        <w:rPr>
          <w:b/>
          <w:i/>
          <w:sz w:val="18"/>
        </w:rPr>
      </w:pPr>
      <w:r>
        <w:rPr>
          <w:b/>
          <w:i/>
          <w:sz w:val="18"/>
        </w:rPr>
        <w:t xml:space="preserve">Tabel 6.3 Hasil </w:t>
      </w:r>
      <w:proofErr w:type="spellStart"/>
      <w:r>
        <w:rPr>
          <w:b/>
          <w:i/>
          <w:sz w:val="18"/>
        </w:rPr>
        <w:t>Prediksi</w:t>
      </w:r>
      <w:proofErr w:type="spellEnd"/>
      <w:r>
        <w:rPr>
          <w:b/>
          <w:i/>
          <w:sz w:val="18"/>
        </w:rPr>
        <w:t xml:space="preserve"> Cluster Input Baru</w:t>
      </w:r>
    </w:p>
    <w:tbl>
      <w:tblPr>
        <w:tblStyle w:val="TableGrid"/>
        <w:tblW w:w="0" w:type="auto"/>
        <w:jc w:val="center"/>
        <w:shd w:val="clear" w:color="auto" w:fill="FFFFFF" w:themeFill="background1"/>
        <w:tblLook w:val="04A0" w:firstRow="1" w:lastRow="0" w:firstColumn="1" w:lastColumn="0" w:noHBand="0" w:noVBand="1"/>
      </w:tblPr>
      <w:tblGrid>
        <w:gridCol w:w="1703"/>
        <w:gridCol w:w="750"/>
      </w:tblGrid>
      <w:tr w:rsidR="002D5DA9" w:rsidRPr="00D45D4B" w14:paraId="7EA1EF75" w14:textId="77777777" w:rsidTr="00D45D4B">
        <w:trPr>
          <w:tblHeader/>
          <w:jc w:val="center"/>
        </w:trPr>
        <w:tc>
          <w:tcPr>
            <w:tcW w:w="0" w:type="auto"/>
            <w:shd w:val="clear" w:color="auto" w:fill="FFFFFF" w:themeFill="background1"/>
            <w:vAlign w:val="center"/>
          </w:tcPr>
          <w:p w14:paraId="19B17A40" w14:textId="77777777" w:rsidR="002D5DA9" w:rsidRPr="00D45D4B" w:rsidRDefault="004B715A">
            <w:pPr>
              <w:jc w:val="center"/>
              <w:rPr>
                <w:szCs w:val="36"/>
              </w:rPr>
            </w:pPr>
            <w:proofErr w:type="spellStart"/>
            <w:r w:rsidRPr="00D45D4B">
              <w:rPr>
                <w:b/>
                <w:szCs w:val="36"/>
              </w:rPr>
              <w:t>Komponen</w:t>
            </w:r>
            <w:proofErr w:type="spellEnd"/>
          </w:p>
        </w:tc>
        <w:tc>
          <w:tcPr>
            <w:tcW w:w="0" w:type="auto"/>
            <w:shd w:val="clear" w:color="auto" w:fill="FFFFFF" w:themeFill="background1"/>
            <w:vAlign w:val="center"/>
          </w:tcPr>
          <w:p w14:paraId="48ABB740" w14:textId="77777777" w:rsidR="002D5DA9" w:rsidRPr="00D45D4B" w:rsidRDefault="004B715A">
            <w:pPr>
              <w:jc w:val="center"/>
              <w:rPr>
                <w:szCs w:val="36"/>
              </w:rPr>
            </w:pPr>
            <w:r w:rsidRPr="00D45D4B">
              <w:rPr>
                <w:b/>
                <w:szCs w:val="36"/>
              </w:rPr>
              <w:t>Hasil</w:t>
            </w:r>
          </w:p>
        </w:tc>
      </w:tr>
      <w:tr w:rsidR="002D5DA9" w:rsidRPr="00D45D4B" w14:paraId="0F2AC90C" w14:textId="77777777" w:rsidTr="00D45D4B">
        <w:trPr>
          <w:jc w:val="center"/>
        </w:trPr>
        <w:tc>
          <w:tcPr>
            <w:tcW w:w="0" w:type="auto"/>
            <w:shd w:val="clear" w:color="auto" w:fill="FFFFFF" w:themeFill="background1"/>
            <w:vAlign w:val="center"/>
          </w:tcPr>
          <w:p w14:paraId="256C5A36" w14:textId="77777777" w:rsidR="002D5DA9" w:rsidRPr="00D45D4B" w:rsidRDefault="004B715A">
            <w:pPr>
              <w:rPr>
                <w:szCs w:val="36"/>
              </w:rPr>
            </w:pPr>
            <w:r w:rsidRPr="00D45D4B">
              <w:rPr>
                <w:szCs w:val="36"/>
              </w:rPr>
              <w:t>Prediksi cluster</w:t>
            </w:r>
          </w:p>
        </w:tc>
        <w:tc>
          <w:tcPr>
            <w:tcW w:w="0" w:type="auto"/>
            <w:shd w:val="clear" w:color="auto" w:fill="FFFFFF" w:themeFill="background1"/>
            <w:vAlign w:val="center"/>
          </w:tcPr>
          <w:p w14:paraId="48CD8316" w14:textId="77777777" w:rsidR="002D5DA9" w:rsidRPr="00D45D4B" w:rsidRDefault="004B715A">
            <w:pPr>
              <w:jc w:val="center"/>
              <w:rPr>
                <w:szCs w:val="36"/>
              </w:rPr>
              <w:pPrChange w:id="7" w:author="Alexander Lambut" w:date="2026-07-03T02:12:00Z" w16du:dateUtc="2026-07-02T18:12:00Z">
                <w:pPr/>
              </w:pPrChange>
            </w:pPr>
            <w:r w:rsidRPr="00D45D4B">
              <w:rPr>
                <w:szCs w:val="36"/>
              </w:rPr>
              <w:t>1</w:t>
            </w:r>
          </w:p>
        </w:tc>
      </w:tr>
    </w:tbl>
    <w:p w14:paraId="776F93F8" w14:textId="77777777" w:rsidR="002D5DA9" w:rsidRDefault="004B715A">
      <w:pPr>
        <w:jc w:val="center"/>
      </w:pPr>
      <w:r>
        <w:rPr>
          <w:b/>
          <w:i/>
          <w:sz w:val="18"/>
        </w:rPr>
        <w:t>Tabel 6.4 Interpretasi Cluster Hasil Prediksi</w:t>
      </w:r>
    </w:p>
    <w:tbl>
      <w:tblPr>
        <w:tblStyle w:val="TableGrid"/>
        <w:tblW w:w="0" w:type="auto"/>
        <w:jc w:val="center"/>
        <w:tblLook w:val="04A0" w:firstRow="1" w:lastRow="0" w:firstColumn="1" w:lastColumn="0" w:noHBand="0" w:noVBand="1"/>
      </w:tblPr>
      <w:tblGrid>
        <w:gridCol w:w="2592"/>
        <w:gridCol w:w="2592"/>
        <w:gridCol w:w="2592"/>
        <w:gridCol w:w="2592"/>
      </w:tblGrid>
      <w:tr w:rsidR="002D5DA9" w14:paraId="154BE23A" w14:textId="77777777">
        <w:trPr>
          <w:tblHeader/>
          <w:jc w:val="center"/>
        </w:trPr>
        <w:tc>
          <w:tcPr>
            <w:tcW w:w="2592" w:type="dxa"/>
            <w:shd w:val="clear" w:color="auto" w:fill="D9EAF7"/>
            <w:vAlign w:val="center"/>
          </w:tcPr>
          <w:p w14:paraId="0E8C7D4B" w14:textId="77777777" w:rsidR="002D5DA9" w:rsidRDefault="004B715A">
            <w:pPr>
              <w:jc w:val="center"/>
            </w:pPr>
            <w:r>
              <w:rPr>
                <w:b/>
                <w:sz w:val="14"/>
              </w:rPr>
              <w:t>Cluster</w:t>
            </w:r>
          </w:p>
        </w:tc>
        <w:tc>
          <w:tcPr>
            <w:tcW w:w="2592" w:type="dxa"/>
            <w:shd w:val="clear" w:color="auto" w:fill="D9EAF7"/>
            <w:vAlign w:val="center"/>
          </w:tcPr>
          <w:p w14:paraId="3EAF64D0" w14:textId="77777777" w:rsidR="002D5DA9" w:rsidRDefault="004B715A">
            <w:pPr>
              <w:jc w:val="center"/>
            </w:pPr>
            <w:r>
              <w:rPr>
                <w:b/>
                <w:sz w:val="14"/>
              </w:rPr>
              <w:t>Nama Profil</w:t>
            </w:r>
          </w:p>
        </w:tc>
        <w:tc>
          <w:tcPr>
            <w:tcW w:w="2592" w:type="dxa"/>
            <w:shd w:val="clear" w:color="auto" w:fill="D9EAF7"/>
            <w:vAlign w:val="center"/>
          </w:tcPr>
          <w:p w14:paraId="69BB4CBD" w14:textId="77777777" w:rsidR="002D5DA9" w:rsidRDefault="004B715A">
            <w:pPr>
              <w:jc w:val="center"/>
            </w:pPr>
            <w:r>
              <w:rPr>
                <w:b/>
                <w:sz w:val="14"/>
              </w:rPr>
              <w:t>Karakteristik Utama</w:t>
            </w:r>
          </w:p>
        </w:tc>
        <w:tc>
          <w:tcPr>
            <w:tcW w:w="2592" w:type="dxa"/>
            <w:shd w:val="clear" w:color="auto" w:fill="D9EAF7"/>
            <w:vAlign w:val="center"/>
          </w:tcPr>
          <w:p w14:paraId="517BCBF2" w14:textId="77777777" w:rsidR="002D5DA9" w:rsidRDefault="004B715A">
            <w:pPr>
              <w:jc w:val="center"/>
            </w:pPr>
            <w:r>
              <w:rPr>
                <w:b/>
                <w:sz w:val="14"/>
              </w:rPr>
              <w:t>Rekomendasi Awal</w:t>
            </w:r>
          </w:p>
        </w:tc>
      </w:tr>
      <w:tr w:rsidR="002D5DA9" w14:paraId="7C0F03CB" w14:textId="77777777">
        <w:trPr>
          <w:jc w:val="center"/>
        </w:trPr>
        <w:tc>
          <w:tcPr>
            <w:tcW w:w="2592" w:type="dxa"/>
            <w:vAlign w:val="center"/>
          </w:tcPr>
          <w:p w14:paraId="1B328059" w14:textId="77777777" w:rsidR="002D5DA9" w:rsidRDefault="004B715A">
            <w:r>
              <w:rPr>
                <w:sz w:val="14"/>
              </w:rPr>
              <w:t>1</w:t>
            </w:r>
          </w:p>
        </w:tc>
        <w:tc>
          <w:tcPr>
            <w:tcW w:w="2592" w:type="dxa"/>
            <w:vAlign w:val="center"/>
          </w:tcPr>
          <w:p w14:paraId="7B728F6D" w14:textId="77777777" w:rsidR="002D5DA9" w:rsidRDefault="004B715A">
            <w:r>
              <w:rPr>
                <w:sz w:val="14"/>
              </w:rPr>
              <w:t>Transaksi pelanggan muda berpengeluaran rendah</w:t>
            </w:r>
          </w:p>
        </w:tc>
        <w:tc>
          <w:tcPr>
            <w:tcW w:w="2592" w:type="dxa"/>
            <w:vAlign w:val="center"/>
          </w:tcPr>
          <w:p w14:paraId="74F5322B" w14:textId="77777777" w:rsidR="002D5DA9" w:rsidRDefault="004B715A">
            <w:r>
              <w:rPr>
                <w:sz w:val="14"/>
              </w:rPr>
              <w:t>Usia rata-rata paling muda dengan pengeluaran rendah</w:t>
            </w:r>
          </w:p>
        </w:tc>
        <w:tc>
          <w:tcPr>
            <w:tcW w:w="2592" w:type="dxa"/>
            <w:vAlign w:val="center"/>
          </w:tcPr>
          <w:p w14:paraId="7D929946" w14:textId="77777777" w:rsidR="002D5DA9" w:rsidRDefault="004B715A">
            <w:r>
              <w:rPr>
                <w:sz w:val="14"/>
              </w:rPr>
              <w:t>Gunakan voucher, cashback, dan rekomendasi produk terjangkau</w:t>
            </w:r>
          </w:p>
        </w:tc>
      </w:tr>
    </w:tbl>
    <w:p w14:paraId="67117C34" w14:textId="77777777" w:rsidR="002D5DA9" w:rsidRDefault="004B715A">
      <w:pPr>
        <w:rPr>
          <w:ins w:id="8" w:author="Alexander Lambut" w:date="2026-07-03T02:13:00Z" w16du:dateUtc="2026-07-02T18:13:00Z"/>
        </w:rPr>
      </w:pPr>
      <w:r>
        <w:t xml:space="preserve">Contoh input baru masuk ke Cluster 1. Hasil ini konsisten dengan file </w:t>
      </w:r>
      <w:proofErr w:type="spellStart"/>
      <w:r>
        <w:t>interpretasi</w:t>
      </w:r>
      <w:proofErr w:type="spellEnd"/>
      <w:r>
        <w:t xml:space="preserve"> cluster yang </w:t>
      </w:r>
      <w:proofErr w:type="spellStart"/>
      <w:r>
        <w:t>dihasilkan</w:t>
      </w:r>
      <w:proofErr w:type="spellEnd"/>
      <w:r>
        <w:t xml:space="preserve"> pada BAB V.</w:t>
      </w:r>
    </w:p>
    <w:p w14:paraId="5CF9221D" w14:textId="77777777" w:rsidR="00C16C47" w:rsidRDefault="00C16C47"/>
    <w:p w14:paraId="24D6C1AA" w14:textId="77777777" w:rsidR="002D5DA9" w:rsidRDefault="004B715A">
      <w:pPr>
        <w:pStyle w:val="Heading2"/>
      </w:pPr>
      <w:r>
        <w:t>6.2 Membuat File Aplikasi Streamlit</w:t>
      </w:r>
    </w:p>
    <w:tbl>
      <w:tblPr>
        <w:tblStyle w:val="TableGrid"/>
        <w:tblW w:w="0" w:type="auto"/>
        <w:tblLook w:val="04A0" w:firstRow="1" w:lastRow="0" w:firstColumn="1" w:lastColumn="0" w:noHBand="0" w:noVBand="1"/>
      </w:tblPr>
      <w:tblGrid>
        <w:gridCol w:w="10368"/>
      </w:tblGrid>
      <w:tr w:rsidR="002D5DA9" w14:paraId="1F8DD9FD" w14:textId="77777777">
        <w:tc>
          <w:tcPr>
            <w:tcW w:w="10368" w:type="dxa"/>
            <w:shd w:val="clear" w:color="auto" w:fill="F2F2F2"/>
          </w:tcPr>
          <w:p w14:paraId="5DD06A60" w14:textId="77777777" w:rsidR="002D5DA9" w:rsidRDefault="004B715A">
            <w:r>
              <w:rPr>
                <w:rFonts w:ascii="Consolas" w:eastAsia="Consolas" w:hAnsi="Consolas"/>
                <w:sz w:val="14"/>
              </w:rPr>
              <w:t># =========================================================</w:t>
            </w:r>
            <w:r>
              <w:rPr>
                <w:rFonts w:ascii="Consolas" w:eastAsia="Consolas" w:hAnsi="Consolas"/>
                <w:sz w:val="14"/>
              </w:rPr>
              <w:br/>
              <w:t># KODE 6.2 MEMBUAT FILE APLIKASI STREAMLIT</w:t>
            </w:r>
            <w:r>
              <w:rPr>
                <w:rFonts w:ascii="Consolas" w:eastAsia="Consolas" w:hAnsi="Consolas"/>
                <w:sz w:val="14"/>
              </w:rPr>
              <w:br/>
              <w:t># =========================================================</w:t>
            </w:r>
            <w:r>
              <w:rPr>
                <w:rFonts w:ascii="Consolas" w:eastAsia="Consolas" w:hAnsi="Consolas"/>
                <w:sz w:val="14"/>
              </w:rPr>
              <w:br/>
              <w:t>app_code = r"""</w:t>
            </w:r>
            <w:r>
              <w:rPr>
                <w:rFonts w:ascii="Consolas" w:eastAsia="Consolas" w:hAnsi="Consolas"/>
                <w:sz w:val="14"/>
              </w:rPr>
              <w:br/>
              <w:t>import os</w:t>
            </w:r>
            <w:r>
              <w:rPr>
                <w:rFonts w:ascii="Consolas" w:eastAsia="Consolas" w:hAnsi="Consolas"/>
                <w:sz w:val="14"/>
              </w:rPr>
              <w:br/>
              <w:t>import pandas as pd</w:t>
            </w:r>
            <w:r>
              <w:rPr>
                <w:rFonts w:ascii="Consolas" w:eastAsia="Consolas" w:hAnsi="Consolas"/>
                <w:sz w:val="14"/>
              </w:rPr>
              <w:br/>
              <w:t>import streamlit as st</w:t>
            </w:r>
            <w:r>
              <w:rPr>
                <w:rFonts w:ascii="Consolas" w:eastAsia="Consolas" w:hAnsi="Consolas"/>
                <w:sz w:val="14"/>
              </w:rPr>
              <w:br/>
              <w:t>import joblib</w:t>
            </w:r>
            <w:r>
              <w:rPr>
                <w:rFonts w:ascii="Consolas" w:eastAsia="Consolas" w:hAnsi="Consolas"/>
                <w:sz w:val="14"/>
              </w:rPr>
              <w:br/>
            </w:r>
            <w:r>
              <w:rPr>
                <w:rFonts w:ascii="Consolas" w:eastAsia="Consolas" w:hAnsi="Consolas"/>
                <w:sz w:val="14"/>
              </w:rPr>
              <w:br/>
              <w:t>st.set_page_config(page_title="Deployment K-Means Clustering", layout="wide")</w:t>
            </w:r>
            <w:r>
              <w:rPr>
                <w:rFonts w:ascii="Consolas" w:eastAsia="Consolas" w:hAnsi="Consolas"/>
                <w:sz w:val="14"/>
              </w:rPr>
              <w:br/>
            </w:r>
            <w:r>
              <w:rPr>
                <w:rFonts w:ascii="Consolas" w:eastAsia="Consolas" w:hAnsi="Consolas"/>
                <w:sz w:val="14"/>
              </w:rPr>
              <w:br/>
              <w:t>@st.cache_resource</w:t>
            </w:r>
            <w:r>
              <w:rPr>
                <w:rFonts w:ascii="Consolas" w:eastAsia="Consolas" w:hAnsi="Consolas"/>
                <w:sz w:val="14"/>
              </w:rPr>
              <w:br/>
              <w:t>def load_artifacts():</w:t>
            </w:r>
            <w:r>
              <w:rPr>
                <w:rFonts w:ascii="Consolas" w:eastAsia="Consolas" w:hAnsi="Consolas"/>
                <w:sz w:val="14"/>
              </w:rPr>
              <w:br/>
              <w:t xml:space="preserve">    model = joblib.load("model_kmeans_clustering_k4.pkl")</w:t>
            </w:r>
            <w:r>
              <w:rPr>
                <w:rFonts w:ascii="Consolas" w:eastAsia="Consolas" w:hAnsi="Consolas"/>
                <w:sz w:val="14"/>
              </w:rPr>
              <w:br/>
              <w:t xml:space="preserve">    preprocessor = joblib.load("preprocessor_clustering.pkl")</w:t>
            </w:r>
            <w:r>
              <w:rPr>
                <w:rFonts w:ascii="Consolas" w:eastAsia="Consolas" w:hAnsi="Consolas"/>
                <w:sz w:val="14"/>
              </w:rPr>
              <w:br/>
              <w:t xml:space="preserve">    interpretation = pd.read_csv("bab5_cluster_interpretation_summary.csv")</w:t>
            </w:r>
            <w:r>
              <w:rPr>
                <w:rFonts w:ascii="Consolas" w:eastAsia="Consolas" w:hAnsi="Consolas"/>
                <w:sz w:val="14"/>
              </w:rPr>
              <w:br/>
              <w:t xml:space="preserve">    numeric_profile = pd.read_csv("bab5_numeric_profile_summary.csv")</w:t>
            </w:r>
            <w:r>
              <w:rPr>
                <w:rFonts w:ascii="Consolas" w:eastAsia="Consolas" w:hAnsi="Consolas"/>
                <w:sz w:val="14"/>
              </w:rPr>
              <w:br/>
              <w:t xml:space="preserve">    return model, preprocessor, interpretation, numeric_profile</w:t>
            </w:r>
            <w:r>
              <w:rPr>
                <w:rFonts w:ascii="Consolas" w:eastAsia="Consolas" w:hAnsi="Consolas"/>
                <w:sz w:val="14"/>
              </w:rPr>
              <w:br/>
            </w:r>
            <w:r>
              <w:rPr>
                <w:rFonts w:ascii="Consolas" w:eastAsia="Consolas" w:hAnsi="Consolas"/>
                <w:sz w:val="14"/>
              </w:rPr>
              <w:br/>
              <w:t>st.title("Deployment Segmentasi Pola Transaksi Pelanggan")</w:t>
            </w:r>
            <w:r>
              <w:rPr>
                <w:rFonts w:ascii="Consolas" w:eastAsia="Consolas" w:hAnsi="Consolas"/>
                <w:sz w:val="14"/>
              </w:rPr>
              <w:br/>
              <w:t>st.write("Aplikasi ini menggunakan model K-Means K=4 untuk menentukan cluster transaksi baru.")</w:t>
            </w:r>
            <w:r>
              <w:rPr>
                <w:rFonts w:ascii="Consolas" w:eastAsia="Consolas" w:hAnsi="Consolas"/>
                <w:sz w:val="14"/>
              </w:rPr>
              <w:br/>
            </w:r>
            <w:r>
              <w:rPr>
                <w:rFonts w:ascii="Consolas" w:eastAsia="Consolas" w:hAnsi="Consolas"/>
                <w:sz w:val="14"/>
              </w:rPr>
              <w:br/>
              <w:t>required_files = [</w:t>
            </w:r>
            <w:r>
              <w:rPr>
                <w:rFonts w:ascii="Consolas" w:eastAsia="Consolas" w:hAnsi="Consolas"/>
                <w:sz w:val="14"/>
              </w:rPr>
              <w:br/>
              <w:t xml:space="preserve">    "model_kmeans_clustering_k4.pkl",</w:t>
            </w:r>
            <w:r>
              <w:rPr>
                <w:rFonts w:ascii="Consolas" w:eastAsia="Consolas" w:hAnsi="Consolas"/>
                <w:sz w:val="14"/>
              </w:rPr>
              <w:br/>
              <w:t xml:space="preserve">    "preprocessor_clustering.pkl",</w:t>
            </w:r>
            <w:r>
              <w:rPr>
                <w:rFonts w:ascii="Consolas" w:eastAsia="Consolas" w:hAnsi="Consolas"/>
                <w:sz w:val="14"/>
              </w:rPr>
              <w:br/>
              <w:t xml:space="preserve">    "bab5_cluster_interpretation_summary.csv",</w:t>
            </w:r>
            <w:r>
              <w:rPr>
                <w:rFonts w:ascii="Consolas" w:eastAsia="Consolas" w:hAnsi="Consolas"/>
                <w:sz w:val="14"/>
              </w:rPr>
              <w:br/>
              <w:t xml:space="preserve">    "bab5_numeric_profile_summary.csv"</w:t>
            </w:r>
            <w:r>
              <w:rPr>
                <w:rFonts w:ascii="Consolas" w:eastAsia="Consolas" w:hAnsi="Consolas"/>
                <w:sz w:val="14"/>
              </w:rPr>
              <w:br/>
              <w:t>]</w:t>
            </w:r>
            <w:r>
              <w:rPr>
                <w:rFonts w:ascii="Consolas" w:eastAsia="Consolas" w:hAnsi="Consolas"/>
                <w:sz w:val="14"/>
              </w:rPr>
              <w:br/>
              <w:t>missing_files = [f for f in required_files if not os.path.exists(f)]</w:t>
            </w:r>
            <w:r>
              <w:rPr>
                <w:rFonts w:ascii="Consolas" w:eastAsia="Consolas" w:hAnsi="Consolas"/>
                <w:sz w:val="14"/>
              </w:rPr>
              <w:br/>
              <w:t>if missing_files:</w:t>
            </w:r>
            <w:r>
              <w:rPr>
                <w:rFonts w:ascii="Consolas" w:eastAsia="Consolas" w:hAnsi="Consolas"/>
                <w:sz w:val="14"/>
              </w:rPr>
              <w:br/>
              <w:t xml:space="preserve">    st.error("File deployment belum lengkap. Upload file berikut ke folder aplikasi:")</w:t>
            </w:r>
            <w:r>
              <w:rPr>
                <w:rFonts w:ascii="Consolas" w:eastAsia="Consolas" w:hAnsi="Consolas"/>
                <w:sz w:val="14"/>
              </w:rPr>
              <w:br/>
              <w:t xml:space="preserve">    st.write(missing_files)</w:t>
            </w:r>
            <w:r>
              <w:rPr>
                <w:rFonts w:ascii="Consolas" w:eastAsia="Consolas" w:hAnsi="Consolas"/>
                <w:sz w:val="14"/>
              </w:rPr>
              <w:br/>
              <w:t xml:space="preserve">    st.stop()</w:t>
            </w:r>
            <w:r>
              <w:rPr>
                <w:rFonts w:ascii="Consolas" w:eastAsia="Consolas" w:hAnsi="Consolas"/>
                <w:sz w:val="14"/>
              </w:rPr>
              <w:br/>
            </w:r>
            <w:r>
              <w:rPr>
                <w:rFonts w:ascii="Consolas" w:eastAsia="Consolas" w:hAnsi="Consolas"/>
                <w:sz w:val="14"/>
              </w:rPr>
              <w:br/>
              <w:t>model, preprocessor, interpretation, numeric_profile = load_artifacts()</w:t>
            </w:r>
            <w:r>
              <w:rPr>
                <w:rFonts w:ascii="Consolas" w:eastAsia="Consolas" w:hAnsi="Consolas"/>
                <w:sz w:val="14"/>
              </w:rPr>
              <w:br/>
            </w:r>
            <w:r>
              <w:rPr>
                <w:rFonts w:ascii="Consolas" w:eastAsia="Consolas" w:hAnsi="Consolas"/>
                <w:sz w:val="14"/>
              </w:rPr>
              <w:br/>
              <w:t>st.subheader("Input Data Transaksi Baru")</w:t>
            </w:r>
            <w:r>
              <w:rPr>
                <w:rFonts w:ascii="Consolas" w:eastAsia="Consolas" w:hAnsi="Consolas"/>
                <w:sz w:val="14"/>
              </w:rPr>
              <w:br/>
              <w:t>col1, col2, col3 = st.columns(3)</w:t>
            </w:r>
            <w:r>
              <w:rPr>
                <w:rFonts w:ascii="Consolas" w:eastAsia="Consolas" w:hAnsi="Consolas"/>
                <w:sz w:val="14"/>
              </w:rPr>
              <w:br/>
            </w:r>
            <w:r>
              <w:rPr>
                <w:rFonts w:ascii="Consolas" w:eastAsia="Consolas" w:hAnsi="Consolas"/>
                <w:sz w:val="14"/>
              </w:rPr>
              <w:br/>
              <w:t>with col1:</w:t>
            </w:r>
            <w:r>
              <w:rPr>
                <w:rFonts w:ascii="Consolas" w:eastAsia="Consolas" w:hAnsi="Consolas"/>
                <w:sz w:val="14"/>
              </w:rPr>
              <w:br/>
              <w:t xml:space="preserve">    age = st.number_input("Age", min_value=15, max_value=78, value=35)</w:t>
            </w:r>
            <w:r>
              <w:rPr>
                <w:rFonts w:ascii="Consolas" w:eastAsia="Consolas" w:hAnsi="Consolas"/>
                <w:sz w:val="14"/>
              </w:rPr>
              <w:br/>
              <w:t xml:space="preserve">    gender = st.selectbox("Gender", ["Female", "Male", "Unknown"])</w:t>
            </w:r>
            <w:r>
              <w:rPr>
                <w:rFonts w:ascii="Consolas" w:eastAsia="Consolas" w:hAnsi="Consolas"/>
                <w:sz w:val="14"/>
              </w:rPr>
              <w:br/>
              <w:t xml:space="preserve">    marital_status = st.selectbox("Marital Status", ["Married", "Single"])</w:t>
            </w:r>
            <w:r>
              <w:rPr>
                <w:rFonts w:ascii="Consolas" w:eastAsia="Consolas" w:hAnsi="Consolas"/>
                <w:sz w:val="14"/>
              </w:rPr>
              <w:br/>
            </w:r>
            <w:r>
              <w:rPr>
                <w:rFonts w:ascii="Consolas" w:eastAsia="Consolas" w:hAnsi="Consolas"/>
                <w:sz w:val="14"/>
              </w:rPr>
              <w:br/>
              <w:t>with col2:</w:t>
            </w:r>
            <w:r>
              <w:rPr>
                <w:rFonts w:ascii="Consolas" w:eastAsia="Consolas" w:hAnsi="Consolas"/>
                <w:sz w:val="14"/>
              </w:rPr>
              <w:br/>
              <w:t xml:space="preserve">    employees_status = st.selectbox("Employees Status", ["Employees", "Self-Employed", "Unemployment", "Workers", "Unknown"])</w:t>
            </w:r>
            <w:r>
              <w:rPr>
                <w:rFonts w:ascii="Consolas" w:eastAsia="Consolas" w:hAnsi="Consolas"/>
                <w:sz w:val="14"/>
              </w:rPr>
              <w:br/>
              <w:t xml:space="preserve">    payment_method = st.selectbox("Payment Method", ["PayPal", "Card", "Other"])</w:t>
            </w:r>
            <w:r>
              <w:rPr>
                <w:rFonts w:ascii="Consolas" w:eastAsia="Consolas" w:hAnsi="Consolas"/>
                <w:sz w:val="14"/>
              </w:rPr>
              <w:br/>
              <w:t xml:space="preserve">    referral = st.selectbox("Referral", [0.0, 1.0], format_func=lambda x: "Ya" if x == 1.0 else "Tidak")</w:t>
            </w:r>
            <w:r>
              <w:rPr>
                <w:rFonts w:ascii="Consolas" w:eastAsia="Consolas" w:hAnsi="Consolas"/>
                <w:sz w:val="14"/>
              </w:rPr>
              <w:br/>
            </w:r>
            <w:r>
              <w:rPr>
                <w:rFonts w:ascii="Consolas" w:eastAsia="Consolas" w:hAnsi="Consolas"/>
                <w:sz w:val="14"/>
              </w:rPr>
              <w:br/>
              <w:t>with col3:</w:t>
            </w:r>
            <w:r>
              <w:rPr>
                <w:rFonts w:ascii="Consolas" w:eastAsia="Consolas" w:hAnsi="Consolas"/>
                <w:sz w:val="14"/>
              </w:rPr>
              <w:br/>
              <w:t xml:space="preserve">    amount_spent = st.number_input("Amount Spent", min_value=0.0, max_value=5000.0, value=1000.0, step=10.0)</w:t>
            </w:r>
            <w:r>
              <w:rPr>
                <w:rFonts w:ascii="Consolas" w:eastAsia="Consolas" w:hAnsi="Consolas"/>
                <w:sz w:val="14"/>
              </w:rPr>
              <w:br/>
            </w:r>
            <w:r>
              <w:rPr>
                <w:rFonts w:ascii="Consolas" w:eastAsia="Consolas" w:hAnsi="Consolas"/>
                <w:sz w:val="14"/>
              </w:rPr>
              <w:br/>
              <w:t>input_data = pd.DataFrame([{</w:t>
            </w:r>
            <w:r>
              <w:rPr>
                <w:rFonts w:ascii="Consolas" w:eastAsia="Consolas" w:hAnsi="Consolas"/>
                <w:sz w:val="14"/>
              </w:rPr>
              <w:br/>
              <w:t xml:space="preserve">    "Age": age,</w:t>
            </w:r>
            <w:r>
              <w:rPr>
                <w:rFonts w:ascii="Consolas" w:eastAsia="Consolas" w:hAnsi="Consolas"/>
                <w:sz w:val="14"/>
              </w:rPr>
              <w:br/>
              <w:t xml:space="preserve">    "Gender": gender,</w:t>
            </w:r>
            <w:r>
              <w:rPr>
                <w:rFonts w:ascii="Consolas" w:eastAsia="Consolas" w:hAnsi="Consolas"/>
                <w:sz w:val="14"/>
              </w:rPr>
              <w:br/>
              <w:t xml:space="preserve">    "Marital_status": marital_status,</w:t>
            </w:r>
            <w:r>
              <w:rPr>
                <w:rFonts w:ascii="Consolas" w:eastAsia="Consolas" w:hAnsi="Consolas"/>
                <w:sz w:val="14"/>
              </w:rPr>
              <w:br/>
              <w:t xml:space="preserve">    "Employees_status": employees_status,</w:t>
            </w:r>
            <w:r>
              <w:rPr>
                <w:rFonts w:ascii="Consolas" w:eastAsia="Consolas" w:hAnsi="Consolas"/>
                <w:sz w:val="14"/>
              </w:rPr>
              <w:br/>
              <w:t xml:space="preserve">    "Payment_method": payment_method,</w:t>
            </w:r>
            <w:r>
              <w:rPr>
                <w:rFonts w:ascii="Consolas" w:eastAsia="Consolas" w:hAnsi="Consolas"/>
                <w:sz w:val="14"/>
              </w:rPr>
              <w:br/>
              <w:t xml:space="preserve">    "Referral": referral,</w:t>
            </w:r>
            <w:r>
              <w:rPr>
                <w:rFonts w:ascii="Consolas" w:eastAsia="Consolas" w:hAnsi="Consolas"/>
                <w:sz w:val="14"/>
              </w:rPr>
              <w:br/>
              <w:t xml:space="preserve">    "Amount_spent": amount_spent</w:t>
            </w:r>
            <w:r>
              <w:rPr>
                <w:rFonts w:ascii="Consolas" w:eastAsia="Consolas" w:hAnsi="Consolas"/>
                <w:sz w:val="14"/>
              </w:rPr>
              <w:br/>
              <w:t>}])</w:t>
            </w:r>
            <w:r>
              <w:rPr>
                <w:rFonts w:ascii="Consolas" w:eastAsia="Consolas" w:hAnsi="Consolas"/>
                <w:sz w:val="14"/>
              </w:rPr>
              <w:br/>
            </w:r>
            <w:r>
              <w:rPr>
                <w:rFonts w:ascii="Consolas" w:eastAsia="Consolas" w:hAnsi="Consolas"/>
                <w:sz w:val="14"/>
              </w:rPr>
              <w:br/>
              <w:t>if st.button("Prediksi Cluster"):</w:t>
            </w:r>
            <w:r>
              <w:rPr>
                <w:rFonts w:ascii="Consolas" w:eastAsia="Consolas" w:hAnsi="Consolas"/>
                <w:sz w:val="14"/>
              </w:rPr>
              <w:br/>
              <w:t xml:space="preserve">    input_prepared_array = preprocessor.transform(input_data)</w:t>
            </w:r>
            <w:r>
              <w:rPr>
                <w:rFonts w:ascii="Consolas" w:eastAsia="Consolas" w:hAnsi="Consolas"/>
                <w:sz w:val="14"/>
              </w:rPr>
              <w:br/>
              <w:t xml:space="preserve">    input_prepared = pd.DataFrame(input_prepared_array, columns=preprocessor.get_feature_names_out())</w:t>
            </w:r>
            <w:r>
              <w:rPr>
                <w:rFonts w:ascii="Consolas" w:eastAsia="Consolas" w:hAnsi="Consolas"/>
                <w:sz w:val="14"/>
              </w:rPr>
              <w:br/>
              <w:t xml:space="preserve">    cluster = int(model.predict(input_prepared)[0])</w:t>
            </w:r>
            <w:r>
              <w:rPr>
                <w:rFonts w:ascii="Consolas" w:eastAsia="Consolas" w:hAnsi="Consolas"/>
                <w:sz w:val="14"/>
              </w:rPr>
              <w:br/>
            </w:r>
            <w:r>
              <w:rPr>
                <w:rFonts w:ascii="Consolas" w:eastAsia="Consolas" w:hAnsi="Consolas"/>
                <w:sz w:val="14"/>
              </w:rPr>
              <w:br/>
              <w:t xml:space="preserve">    st.success(f"Transaksi masuk ke Cluster {cluster}")</w:t>
            </w:r>
            <w:r>
              <w:rPr>
                <w:rFonts w:ascii="Consolas" w:eastAsia="Consolas" w:hAnsi="Consolas"/>
                <w:sz w:val="14"/>
              </w:rPr>
              <w:br/>
              <w:t xml:space="preserve">    hasil = interpretation[interpretation["Cluster"] == cluster]</w:t>
            </w:r>
            <w:r>
              <w:rPr>
                <w:rFonts w:ascii="Consolas" w:eastAsia="Consolas" w:hAnsi="Consolas"/>
                <w:sz w:val="14"/>
              </w:rPr>
              <w:br/>
              <w:t xml:space="preserve">    profil = numeric_profile[numeric_profile["Cluster"] == cluster]</w:t>
            </w:r>
            <w:r>
              <w:rPr>
                <w:rFonts w:ascii="Consolas" w:eastAsia="Consolas" w:hAnsi="Consolas"/>
                <w:sz w:val="14"/>
              </w:rPr>
              <w:br/>
            </w:r>
            <w:r>
              <w:rPr>
                <w:rFonts w:ascii="Consolas" w:eastAsia="Consolas" w:hAnsi="Consolas"/>
                <w:sz w:val="14"/>
              </w:rPr>
              <w:br/>
              <w:t xml:space="preserve">    if not hasil.empty:</w:t>
            </w:r>
            <w:r>
              <w:rPr>
                <w:rFonts w:ascii="Consolas" w:eastAsia="Consolas" w:hAnsi="Consolas"/>
                <w:sz w:val="14"/>
              </w:rPr>
              <w:br/>
              <w:t xml:space="preserve">        st.subheader("Interpretasi Cluster")</w:t>
            </w:r>
            <w:r>
              <w:rPr>
                <w:rFonts w:ascii="Consolas" w:eastAsia="Consolas" w:hAnsi="Consolas"/>
                <w:sz w:val="14"/>
              </w:rPr>
              <w:br/>
              <w:t xml:space="preserve">        st.write("**Nama Profil:**", hasil.iloc[0]["Nama Profil"])</w:t>
            </w:r>
            <w:r>
              <w:rPr>
                <w:rFonts w:ascii="Consolas" w:eastAsia="Consolas" w:hAnsi="Consolas"/>
                <w:sz w:val="14"/>
              </w:rPr>
              <w:br/>
              <w:t xml:space="preserve">        st.write("**Karakteristik Utama:**", hasil.iloc[0]["Karakteristik Utama"])</w:t>
            </w:r>
            <w:r>
              <w:rPr>
                <w:rFonts w:ascii="Consolas" w:eastAsia="Consolas" w:hAnsi="Consolas"/>
                <w:sz w:val="14"/>
              </w:rPr>
              <w:br/>
              <w:t xml:space="preserve">        st.write("**Rekomendasi Awal:**", hasil.iloc[0]["Rekomendasi Awal"])</w:t>
            </w:r>
            <w:r>
              <w:rPr>
                <w:rFonts w:ascii="Consolas" w:eastAsia="Consolas" w:hAnsi="Consolas"/>
                <w:sz w:val="14"/>
              </w:rPr>
              <w:br/>
            </w:r>
            <w:r>
              <w:rPr>
                <w:rFonts w:ascii="Consolas" w:eastAsia="Consolas" w:hAnsi="Consolas"/>
                <w:sz w:val="14"/>
              </w:rPr>
              <w:br/>
              <w:t xml:space="preserve">    if not profil.empty:</w:t>
            </w:r>
            <w:r>
              <w:rPr>
                <w:rFonts w:ascii="Consolas" w:eastAsia="Consolas" w:hAnsi="Consolas"/>
                <w:sz w:val="14"/>
              </w:rPr>
              <w:br/>
              <w:t xml:space="preserve">        st.subheader("Profil Numerik Cluster")</w:t>
            </w:r>
            <w:r>
              <w:rPr>
                <w:rFonts w:ascii="Consolas" w:eastAsia="Consolas" w:hAnsi="Consolas"/>
                <w:sz w:val="14"/>
              </w:rPr>
              <w:br/>
              <w:t xml:space="preserve">        st.dataframe(profil, use_container_width=True)</w:t>
            </w:r>
            <w:r>
              <w:rPr>
                <w:rFonts w:ascii="Consolas" w:eastAsia="Consolas" w:hAnsi="Consolas"/>
                <w:sz w:val="14"/>
              </w:rPr>
              <w:br/>
            </w:r>
            <w:r>
              <w:rPr>
                <w:rFonts w:ascii="Consolas" w:eastAsia="Consolas" w:hAnsi="Consolas"/>
                <w:sz w:val="14"/>
              </w:rPr>
              <w:br/>
              <w:t>st.subheader("Ringkasan Profil Semua Cluster")</w:t>
            </w:r>
            <w:r>
              <w:rPr>
                <w:rFonts w:ascii="Consolas" w:eastAsia="Consolas" w:hAnsi="Consolas"/>
                <w:sz w:val="14"/>
              </w:rPr>
              <w:br/>
              <w:t>st.dataframe(interpretation, use_container_width=True)</w:t>
            </w:r>
            <w:r>
              <w:rPr>
                <w:rFonts w:ascii="Consolas" w:eastAsia="Consolas" w:hAnsi="Consolas"/>
                <w:sz w:val="14"/>
              </w:rPr>
              <w:br/>
              <w:t>"""</w:t>
            </w:r>
            <w:r>
              <w:rPr>
                <w:rFonts w:ascii="Consolas" w:eastAsia="Consolas" w:hAnsi="Consolas"/>
                <w:sz w:val="14"/>
              </w:rPr>
              <w:br/>
            </w:r>
            <w:r>
              <w:rPr>
                <w:rFonts w:ascii="Consolas" w:eastAsia="Consolas" w:hAnsi="Consolas"/>
                <w:sz w:val="14"/>
              </w:rPr>
              <w:br/>
              <w:t>with open("app_streamlit_clustering.py", "w", encoding="utf-8") as f:</w:t>
            </w:r>
            <w:r>
              <w:rPr>
                <w:rFonts w:ascii="Consolas" w:eastAsia="Consolas" w:hAnsi="Consolas"/>
                <w:sz w:val="14"/>
              </w:rPr>
              <w:br/>
              <w:t xml:space="preserve">    f.write(app_code)</w:t>
            </w:r>
            <w:r>
              <w:rPr>
                <w:rFonts w:ascii="Consolas" w:eastAsia="Consolas" w:hAnsi="Consolas"/>
                <w:sz w:val="14"/>
              </w:rPr>
              <w:br/>
            </w:r>
            <w:r>
              <w:rPr>
                <w:rFonts w:ascii="Consolas" w:eastAsia="Consolas" w:hAnsi="Consolas"/>
                <w:sz w:val="14"/>
              </w:rPr>
              <w:br/>
              <w:t>with open("requirements_deployment.txt", "w", encoding="utf-8") as f:</w:t>
            </w:r>
            <w:r>
              <w:rPr>
                <w:rFonts w:ascii="Consolas" w:eastAsia="Consolas" w:hAnsi="Consolas"/>
                <w:sz w:val="14"/>
              </w:rPr>
              <w:br/>
              <w:t xml:space="preserve">    f.write("streamlit\npandas\nscikit-learn\njoblib\nmatplotlib\n")</w:t>
            </w:r>
            <w:r>
              <w:rPr>
                <w:rFonts w:ascii="Consolas" w:eastAsia="Consolas" w:hAnsi="Consolas"/>
                <w:sz w:val="14"/>
              </w:rPr>
              <w:br/>
            </w:r>
            <w:r>
              <w:rPr>
                <w:rFonts w:ascii="Consolas" w:eastAsia="Consolas" w:hAnsi="Consolas"/>
                <w:sz w:val="14"/>
              </w:rPr>
              <w:br/>
              <w:t>readme_text = """Panduan Deployment Streamlit\n\nFile wajib dalam folder yang sama:\n1. app_streamlit_clustering.py\n2. model_kmeans_clustering_k4.pkl\n3. preprocessor_clustering.pkl\n4. bab5_cluster_interpretation_summary.csv\n5. bab5_numeric_profile_summary.csv\n6. requirements_deployment.txt\n\nCara menjalankan:\npip install -r requirements_deployment.txt\nstreamlit run app_streamlit_clustering.py\n\nCatatan:\npreprocessor_clustering.pkl wajib ada karena input baru harus diubah ke format 16 fitur numerik yang sama seperti data training.\n"""</w:t>
            </w:r>
            <w:r>
              <w:rPr>
                <w:rFonts w:ascii="Consolas" w:eastAsia="Consolas" w:hAnsi="Consolas"/>
                <w:sz w:val="14"/>
              </w:rPr>
              <w:br/>
              <w:t>with open("README_deployment.txt", "w", encoding="utf-8") as f:</w:t>
            </w:r>
            <w:r>
              <w:rPr>
                <w:rFonts w:ascii="Consolas" w:eastAsia="Consolas" w:hAnsi="Consolas"/>
                <w:sz w:val="14"/>
              </w:rPr>
              <w:br/>
              <w:t xml:space="preserve">    f.write(readme_text)</w:t>
            </w:r>
            <w:r>
              <w:rPr>
                <w:rFonts w:ascii="Consolas" w:eastAsia="Consolas" w:hAnsi="Consolas"/>
                <w:sz w:val="14"/>
              </w:rPr>
              <w:br/>
            </w:r>
            <w:r>
              <w:rPr>
                <w:rFonts w:ascii="Consolas" w:eastAsia="Consolas" w:hAnsi="Consolas"/>
                <w:sz w:val="14"/>
              </w:rPr>
              <w:br/>
              <w:t>print("File deployment berhasil dibuat.")</w:t>
            </w:r>
          </w:p>
        </w:tc>
      </w:tr>
    </w:tbl>
    <w:p w14:paraId="1FF09514" w14:textId="77777777" w:rsidR="002D5DA9" w:rsidRDefault="004B715A">
      <w:pPr>
        <w:jc w:val="center"/>
      </w:pPr>
      <w:r>
        <w:rPr>
          <w:b/>
          <w:i/>
          <w:sz w:val="18"/>
        </w:rPr>
        <w:t>Kode 6.2 Membuat File Aplikasi Streamlit</w:t>
      </w:r>
    </w:p>
    <w:p w14:paraId="6B93F5C2" w14:textId="77777777" w:rsidR="002D5DA9" w:rsidRDefault="004B715A">
      <w:pPr>
        <w:jc w:val="center"/>
      </w:pPr>
      <w:r>
        <w:rPr>
          <w:b/>
          <w:i/>
          <w:sz w:val="18"/>
        </w:rPr>
        <w:t>Tabel 6.5 File Deployment yang Dibuat</w:t>
      </w:r>
    </w:p>
    <w:tbl>
      <w:tblPr>
        <w:tblStyle w:val="TableGrid"/>
        <w:tblW w:w="0" w:type="auto"/>
        <w:jc w:val="center"/>
        <w:shd w:val="clear" w:color="auto" w:fill="FFFFFF" w:themeFill="background1"/>
        <w:tblLook w:val="04A0" w:firstRow="1" w:lastRow="0" w:firstColumn="1" w:lastColumn="0" w:noHBand="0" w:noVBand="1"/>
        <w:tblPrChange w:id="9" w:author="Alexander Lambut" w:date="2026-07-03T02:13:00Z" w16du:dateUtc="2026-07-02T18:13:00Z">
          <w:tblPr>
            <w:tblStyle w:val="TableGrid"/>
            <w:tblW w:w="0" w:type="auto"/>
            <w:jc w:val="center"/>
            <w:tblLook w:val="04A0" w:firstRow="1" w:lastRow="0" w:firstColumn="1" w:lastColumn="0" w:noHBand="0" w:noVBand="1"/>
          </w:tblPr>
        </w:tblPrChange>
      </w:tblPr>
      <w:tblGrid>
        <w:gridCol w:w="2096"/>
        <w:gridCol w:w="2420"/>
        <w:tblGridChange w:id="10">
          <w:tblGrid>
            <w:gridCol w:w="2096"/>
            <w:gridCol w:w="2420"/>
            <w:gridCol w:w="668"/>
            <w:gridCol w:w="5184"/>
          </w:tblGrid>
        </w:tblGridChange>
      </w:tblGrid>
      <w:tr w:rsidR="002D5DA9" w14:paraId="346D0A5E" w14:textId="77777777" w:rsidTr="00C16C47">
        <w:trPr>
          <w:tblHeader/>
          <w:jc w:val="center"/>
          <w:trPrChange w:id="11" w:author="Alexander Lambut" w:date="2026-07-03T02:13:00Z" w16du:dateUtc="2026-07-02T18:13:00Z">
            <w:trPr>
              <w:tblHeader/>
              <w:jc w:val="center"/>
            </w:trPr>
          </w:trPrChange>
        </w:trPr>
        <w:tc>
          <w:tcPr>
            <w:tcW w:w="0" w:type="auto"/>
            <w:shd w:val="clear" w:color="auto" w:fill="FFFFFF" w:themeFill="background1"/>
            <w:vAlign w:val="center"/>
            <w:tcPrChange w:id="12" w:author="Alexander Lambut" w:date="2026-07-03T02:13:00Z" w16du:dateUtc="2026-07-02T18:13:00Z">
              <w:tcPr>
                <w:tcW w:w="5184" w:type="dxa"/>
                <w:gridSpan w:val="3"/>
                <w:shd w:val="clear" w:color="auto" w:fill="D9EAF7"/>
                <w:vAlign w:val="center"/>
              </w:tcPr>
            </w:tcPrChange>
          </w:tcPr>
          <w:p w14:paraId="2647F6FC" w14:textId="77777777" w:rsidR="002D5DA9" w:rsidRDefault="004B715A">
            <w:pPr>
              <w:jc w:val="center"/>
            </w:pPr>
            <w:r>
              <w:rPr>
                <w:b/>
                <w:sz w:val="16"/>
              </w:rPr>
              <w:t>Output</w:t>
            </w:r>
          </w:p>
        </w:tc>
        <w:tc>
          <w:tcPr>
            <w:tcW w:w="0" w:type="auto"/>
            <w:shd w:val="clear" w:color="auto" w:fill="FFFFFF" w:themeFill="background1"/>
            <w:vAlign w:val="center"/>
            <w:tcPrChange w:id="13" w:author="Alexander Lambut" w:date="2026-07-03T02:13:00Z" w16du:dateUtc="2026-07-02T18:13:00Z">
              <w:tcPr>
                <w:tcW w:w="5184" w:type="dxa"/>
                <w:shd w:val="clear" w:color="auto" w:fill="D9EAF7"/>
                <w:vAlign w:val="center"/>
              </w:tcPr>
            </w:tcPrChange>
          </w:tcPr>
          <w:p w14:paraId="31DADD6A" w14:textId="77777777" w:rsidR="002D5DA9" w:rsidRDefault="004B715A">
            <w:pPr>
              <w:jc w:val="center"/>
            </w:pPr>
            <w:r>
              <w:rPr>
                <w:b/>
                <w:sz w:val="16"/>
              </w:rPr>
              <w:t>Kegunaan</w:t>
            </w:r>
          </w:p>
        </w:tc>
      </w:tr>
      <w:tr w:rsidR="002D5DA9" w14:paraId="79CFDBEC" w14:textId="77777777" w:rsidTr="00C16C47">
        <w:trPr>
          <w:jc w:val="center"/>
          <w:trPrChange w:id="14" w:author="Alexander Lambut" w:date="2026-07-03T02:13:00Z" w16du:dateUtc="2026-07-02T18:13:00Z">
            <w:trPr>
              <w:jc w:val="center"/>
            </w:trPr>
          </w:trPrChange>
        </w:trPr>
        <w:tc>
          <w:tcPr>
            <w:tcW w:w="0" w:type="auto"/>
            <w:shd w:val="clear" w:color="auto" w:fill="FFFFFF" w:themeFill="background1"/>
            <w:vAlign w:val="center"/>
            <w:tcPrChange w:id="15" w:author="Alexander Lambut" w:date="2026-07-03T02:13:00Z" w16du:dateUtc="2026-07-02T18:13:00Z">
              <w:tcPr>
                <w:tcW w:w="5184" w:type="dxa"/>
                <w:gridSpan w:val="3"/>
                <w:vAlign w:val="center"/>
              </w:tcPr>
            </w:tcPrChange>
          </w:tcPr>
          <w:p w14:paraId="56339057" w14:textId="77777777" w:rsidR="002D5DA9" w:rsidRDefault="004B715A">
            <w:r>
              <w:rPr>
                <w:sz w:val="16"/>
              </w:rPr>
              <w:t>app_streamlit_clustering.py</w:t>
            </w:r>
          </w:p>
        </w:tc>
        <w:tc>
          <w:tcPr>
            <w:tcW w:w="0" w:type="auto"/>
            <w:shd w:val="clear" w:color="auto" w:fill="FFFFFF" w:themeFill="background1"/>
            <w:vAlign w:val="center"/>
            <w:tcPrChange w:id="16" w:author="Alexander Lambut" w:date="2026-07-03T02:13:00Z" w16du:dateUtc="2026-07-02T18:13:00Z">
              <w:tcPr>
                <w:tcW w:w="5184" w:type="dxa"/>
                <w:vAlign w:val="center"/>
              </w:tcPr>
            </w:tcPrChange>
          </w:tcPr>
          <w:p w14:paraId="13352B6E" w14:textId="77777777" w:rsidR="002D5DA9" w:rsidRDefault="004B715A">
            <w:r>
              <w:rPr>
                <w:sz w:val="16"/>
              </w:rPr>
              <w:t>Aplikasi demo Streamlit</w:t>
            </w:r>
          </w:p>
        </w:tc>
      </w:tr>
      <w:tr w:rsidR="002D5DA9" w14:paraId="4881E807" w14:textId="77777777" w:rsidTr="00C16C47">
        <w:trPr>
          <w:jc w:val="center"/>
          <w:trPrChange w:id="17" w:author="Alexander Lambut" w:date="2026-07-03T02:13:00Z" w16du:dateUtc="2026-07-02T18:13:00Z">
            <w:trPr>
              <w:jc w:val="center"/>
            </w:trPr>
          </w:trPrChange>
        </w:trPr>
        <w:tc>
          <w:tcPr>
            <w:tcW w:w="0" w:type="auto"/>
            <w:shd w:val="clear" w:color="auto" w:fill="FFFFFF" w:themeFill="background1"/>
            <w:vAlign w:val="center"/>
            <w:tcPrChange w:id="18" w:author="Alexander Lambut" w:date="2026-07-03T02:13:00Z" w16du:dateUtc="2026-07-02T18:13:00Z">
              <w:tcPr>
                <w:tcW w:w="5184" w:type="dxa"/>
                <w:gridSpan w:val="3"/>
                <w:vAlign w:val="center"/>
              </w:tcPr>
            </w:tcPrChange>
          </w:tcPr>
          <w:p w14:paraId="3634D915" w14:textId="77777777" w:rsidR="002D5DA9" w:rsidRDefault="004B715A">
            <w:r>
              <w:rPr>
                <w:sz w:val="16"/>
              </w:rPr>
              <w:t>requirements_deployment.txt</w:t>
            </w:r>
          </w:p>
        </w:tc>
        <w:tc>
          <w:tcPr>
            <w:tcW w:w="0" w:type="auto"/>
            <w:shd w:val="clear" w:color="auto" w:fill="FFFFFF" w:themeFill="background1"/>
            <w:vAlign w:val="center"/>
            <w:tcPrChange w:id="19" w:author="Alexander Lambut" w:date="2026-07-03T02:13:00Z" w16du:dateUtc="2026-07-02T18:13:00Z">
              <w:tcPr>
                <w:tcW w:w="5184" w:type="dxa"/>
                <w:vAlign w:val="center"/>
              </w:tcPr>
            </w:tcPrChange>
          </w:tcPr>
          <w:p w14:paraId="2478C748" w14:textId="77777777" w:rsidR="002D5DA9" w:rsidRDefault="004B715A">
            <w:r>
              <w:rPr>
                <w:sz w:val="16"/>
              </w:rPr>
              <w:t>Daftar library deployment</w:t>
            </w:r>
          </w:p>
        </w:tc>
      </w:tr>
      <w:tr w:rsidR="002D5DA9" w14:paraId="00E1FBBA" w14:textId="77777777" w:rsidTr="00C16C47">
        <w:trPr>
          <w:jc w:val="center"/>
          <w:trPrChange w:id="20" w:author="Alexander Lambut" w:date="2026-07-03T02:13:00Z" w16du:dateUtc="2026-07-02T18:13:00Z">
            <w:trPr>
              <w:jc w:val="center"/>
            </w:trPr>
          </w:trPrChange>
        </w:trPr>
        <w:tc>
          <w:tcPr>
            <w:tcW w:w="0" w:type="auto"/>
            <w:shd w:val="clear" w:color="auto" w:fill="FFFFFF" w:themeFill="background1"/>
            <w:vAlign w:val="center"/>
            <w:tcPrChange w:id="21" w:author="Alexander Lambut" w:date="2026-07-03T02:13:00Z" w16du:dateUtc="2026-07-02T18:13:00Z">
              <w:tcPr>
                <w:tcW w:w="5184" w:type="dxa"/>
                <w:gridSpan w:val="3"/>
                <w:vAlign w:val="center"/>
              </w:tcPr>
            </w:tcPrChange>
          </w:tcPr>
          <w:p w14:paraId="3AAF2A56" w14:textId="77777777" w:rsidR="002D5DA9" w:rsidRDefault="004B715A">
            <w:r>
              <w:rPr>
                <w:sz w:val="16"/>
              </w:rPr>
              <w:t>README_deployment.txt</w:t>
            </w:r>
          </w:p>
        </w:tc>
        <w:tc>
          <w:tcPr>
            <w:tcW w:w="0" w:type="auto"/>
            <w:shd w:val="clear" w:color="auto" w:fill="FFFFFF" w:themeFill="background1"/>
            <w:vAlign w:val="center"/>
            <w:tcPrChange w:id="22" w:author="Alexander Lambut" w:date="2026-07-03T02:13:00Z" w16du:dateUtc="2026-07-02T18:13:00Z">
              <w:tcPr>
                <w:tcW w:w="5184" w:type="dxa"/>
                <w:vAlign w:val="center"/>
              </w:tcPr>
            </w:tcPrChange>
          </w:tcPr>
          <w:p w14:paraId="6CF7FE41" w14:textId="77777777" w:rsidR="002D5DA9" w:rsidRDefault="004B715A">
            <w:r>
              <w:rPr>
                <w:sz w:val="16"/>
              </w:rPr>
              <w:t>Panduan menjalankan deployment</w:t>
            </w:r>
          </w:p>
        </w:tc>
      </w:tr>
    </w:tbl>
    <w:p w14:paraId="7882C8A3" w14:textId="77777777" w:rsidR="002D5DA9" w:rsidRDefault="004B715A">
      <w:r>
        <w:t>Aplikasi Streamlit membutuhkan model_kmeans_clustering_k4.pkl, preprocessor_clustering.pkl, bab5_cluster_interpretation_summary.csv, dan bab5_numeric_profile_summary.csv agar dapat berjalan.</w:t>
      </w:r>
    </w:p>
    <w:p w14:paraId="4C580CA7" w14:textId="77777777" w:rsidR="002D5DA9" w:rsidRDefault="004B715A">
      <w:pPr>
        <w:pStyle w:val="Heading2"/>
      </w:pPr>
      <w:r>
        <w:t>6.3 Gambar Alur Deployment dan Manifest Output</w:t>
      </w:r>
    </w:p>
    <w:tbl>
      <w:tblPr>
        <w:tblStyle w:val="TableGrid"/>
        <w:tblW w:w="0" w:type="auto"/>
        <w:tblLook w:val="04A0" w:firstRow="1" w:lastRow="0" w:firstColumn="1" w:lastColumn="0" w:noHBand="0" w:noVBand="1"/>
      </w:tblPr>
      <w:tblGrid>
        <w:gridCol w:w="10368"/>
      </w:tblGrid>
      <w:tr w:rsidR="002D5DA9" w14:paraId="7C2EA3C2" w14:textId="77777777">
        <w:tc>
          <w:tcPr>
            <w:tcW w:w="10368" w:type="dxa"/>
            <w:shd w:val="clear" w:color="auto" w:fill="F2F2F2"/>
          </w:tcPr>
          <w:p w14:paraId="68EA3636" w14:textId="77777777" w:rsidR="002D5DA9" w:rsidRDefault="004B715A">
            <w:r>
              <w:rPr>
                <w:rFonts w:ascii="Consolas" w:eastAsia="Consolas" w:hAnsi="Consolas"/>
                <w:sz w:val="14"/>
              </w:rPr>
              <w:t># =========================================================</w:t>
            </w:r>
            <w:r>
              <w:rPr>
                <w:rFonts w:ascii="Consolas" w:eastAsia="Consolas" w:hAnsi="Consolas"/>
                <w:sz w:val="14"/>
              </w:rPr>
              <w:br/>
              <w:t># KODE 6.3 GAMBAR ALUR DEPLOYMENT DAN MANIFEST OUTPUT</w:t>
            </w:r>
            <w:r>
              <w:rPr>
                <w:rFonts w:ascii="Consolas" w:eastAsia="Consolas" w:hAnsi="Consolas"/>
                <w:sz w:val="14"/>
              </w:rPr>
              <w:br/>
              <w:t># =========================================================</w:t>
            </w:r>
            <w:r>
              <w:rPr>
                <w:rFonts w:ascii="Consolas" w:eastAsia="Consolas" w:hAnsi="Consolas"/>
                <w:sz w:val="14"/>
              </w:rPr>
              <w:br/>
              <w:t>plt.figure(figsize=(10, 4))</w:t>
            </w:r>
            <w:r>
              <w:rPr>
                <w:rFonts w:ascii="Consolas" w:eastAsia="Consolas" w:hAnsi="Consolas"/>
                <w:sz w:val="14"/>
              </w:rPr>
              <w:br/>
              <w:t>plt.axis("off")</w:t>
            </w:r>
            <w:r>
              <w:rPr>
                <w:rFonts w:ascii="Consolas" w:eastAsia="Consolas" w:hAnsi="Consolas"/>
                <w:sz w:val="14"/>
              </w:rPr>
              <w:br/>
              <w:t>steps = [</w:t>
            </w:r>
            <w:r>
              <w:rPr>
                <w:rFonts w:ascii="Consolas" w:eastAsia="Consolas" w:hAnsi="Consolas"/>
                <w:sz w:val="14"/>
              </w:rPr>
              <w:br/>
              <w:t xml:space="preserve">    "Input transaksi baru",</w:t>
            </w:r>
            <w:r>
              <w:rPr>
                <w:rFonts w:ascii="Consolas" w:eastAsia="Consolas" w:hAnsi="Consolas"/>
                <w:sz w:val="14"/>
              </w:rPr>
              <w:br/>
              <w:t xml:space="preserve">    "Preprocessing\n(StandardScaler + One-Hot Encoding)",</w:t>
            </w:r>
            <w:r>
              <w:rPr>
                <w:rFonts w:ascii="Consolas" w:eastAsia="Consolas" w:hAnsi="Consolas"/>
                <w:sz w:val="14"/>
              </w:rPr>
              <w:br/>
              <w:t xml:space="preserve">    "Model K-Means K=4",</w:t>
            </w:r>
            <w:r>
              <w:rPr>
                <w:rFonts w:ascii="Consolas" w:eastAsia="Consolas" w:hAnsi="Consolas"/>
                <w:sz w:val="14"/>
              </w:rPr>
              <w:br/>
              <w:t xml:space="preserve">    "Cluster hasil prediksi",</w:t>
            </w:r>
            <w:r>
              <w:rPr>
                <w:rFonts w:ascii="Consolas" w:eastAsia="Consolas" w:hAnsi="Consolas"/>
                <w:sz w:val="14"/>
              </w:rPr>
              <w:br/>
              <w:t xml:space="preserve">    "Interpretasi &amp; rekomendasi"</w:t>
            </w:r>
            <w:r>
              <w:rPr>
                <w:rFonts w:ascii="Consolas" w:eastAsia="Consolas" w:hAnsi="Consolas"/>
                <w:sz w:val="14"/>
              </w:rPr>
              <w:br/>
              <w:t>]</w:t>
            </w:r>
            <w:r>
              <w:rPr>
                <w:rFonts w:ascii="Consolas" w:eastAsia="Consolas" w:hAnsi="Consolas"/>
                <w:sz w:val="14"/>
              </w:rPr>
              <w:br/>
              <w:t>for i, step in enumerate(steps):</w:t>
            </w:r>
            <w:r>
              <w:rPr>
                <w:rFonts w:ascii="Consolas" w:eastAsia="Consolas" w:hAnsi="Consolas"/>
                <w:sz w:val="14"/>
              </w:rPr>
              <w:br/>
              <w:t xml:space="preserve">    x = 0.08 + i * 0.22</w:t>
            </w:r>
            <w:r>
              <w:rPr>
                <w:rFonts w:ascii="Consolas" w:eastAsia="Consolas" w:hAnsi="Consolas"/>
                <w:sz w:val="14"/>
              </w:rPr>
              <w:br/>
              <w:t xml:space="preserve">    plt.text(x, 0.55, step, ha="center", va="center", bbox=dict(boxstyle="round,pad=0.5", fc="white", ec="black"), fontsize=9)</w:t>
            </w:r>
            <w:r>
              <w:rPr>
                <w:rFonts w:ascii="Consolas" w:eastAsia="Consolas" w:hAnsi="Consolas"/>
                <w:sz w:val="14"/>
              </w:rPr>
              <w:br/>
              <w:t xml:space="preserve">    if i &lt; len(steps)-1:</w:t>
            </w:r>
            <w:r>
              <w:rPr>
                <w:rFonts w:ascii="Consolas" w:eastAsia="Consolas" w:hAnsi="Consolas"/>
                <w:sz w:val="14"/>
              </w:rPr>
              <w:br/>
              <w:t xml:space="preserve">        plt.annotate("", xy=(x+0.1, 0.55), xytext=(x+0.15, 0.55), arrowprops=dict(arrowstyle="-&gt;", lw=1.5))</w:t>
            </w:r>
            <w:r>
              <w:rPr>
                <w:rFonts w:ascii="Consolas" w:eastAsia="Consolas" w:hAnsi="Consolas"/>
                <w:sz w:val="14"/>
              </w:rPr>
              <w:br/>
              <w:t>plt.title("Alur Deployment Hasil Clustering")</w:t>
            </w:r>
            <w:r>
              <w:rPr>
                <w:rFonts w:ascii="Consolas" w:eastAsia="Consolas" w:hAnsi="Consolas"/>
                <w:sz w:val="14"/>
              </w:rPr>
              <w:br/>
              <w:t>plt.tight_layout()</w:t>
            </w:r>
            <w:r>
              <w:rPr>
                <w:rFonts w:ascii="Consolas" w:eastAsia="Consolas" w:hAnsi="Consolas"/>
                <w:sz w:val="14"/>
              </w:rPr>
              <w:br/>
              <w:t>plt.savefig("fig_bab6_deployment_flow.png", dpi=180)</w:t>
            </w:r>
            <w:r>
              <w:rPr>
                <w:rFonts w:ascii="Consolas" w:eastAsia="Consolas" w:hAnsi="Consolas"/>
                <w:sz w:val="14"/>
              </w:rPr>
              <w:br/>
              <w:t>plt.show()</w:t>
            </w:r>
            <w:r>
              <w:rPr>
                <w:rFonts w:ascii="Consolas" w:eastAsia="Consolas" w:hAnsi="Consolas"/>
                <w:sz w:val="14"/>
              </w:rPr>
              <w:br/>
            </w:r>
            <w:r>
              <w:rPr>
                <w:rFonts w:ascii="Consolas" w:eastAsia="Consolas" w:hAnsi="Consolas"/>
                <w:sz w:val="14"/>
              </w:rPr>
              <w:br/>
              <w:t>output_files = [</w:t>
            </w:r>
            <w:r>
              <w:rPr>
                <w:rFonts w:ascii="Consolas" w:eastAsia="Consolas" w:hAnsi="Consolas"/>
                <w:sz w:val="14"/>
              </w:rPr>
              <w:br/>
              <w:t xml:space="preserve">    ("fig_missing_values.png", "Visualisasi missing value BAB II"),</w:t>
            </w:r>
            <w:r>
              <w:rPr>
                <w:rFonts w:ascii="Consolas" w:eastAsia="Consolas" w:hAnsi="Consolas"/>
                <w:sz w:val="14"/>
              </w:rPr>
              <w:br/>
              <w:t xml:space="preserve">    ("fig_amount_boxplot.png", "Boxplot Amount_spent BAB II"),</w:t>
            </w:r>
            <w:r>
              <w:rPr>
                <w:rFonts w:ascii="Consolas" w:eastAsia="Consolas" w:hAnsi="Consolas"/>
                <w:sz w:val="14"/>
              </w:rPr>
              <w:br/>
              <w:t xml:space="preserve">    ("data_clustering_prepared.csv", "Dataset numerik siap modeling K-Means dari BAB III"),</w:t>
            </w:r>
            <w:r>
              <w:rPr>
                <w:rFonts w:ascii="Consolas" w:eastAsia="Consolas" w:hAnsi="Consolas"/>
                <w:sz w:val="14"/>
              </w:rPr>
              <w:br/>
              <w:t xml:space="preserve">    ("data_clustering_profile.csv", "Dataset bersih untuk profiling dari BAB III"),</w:t>
            </w:r>
            <w:r>
              <w:rPr>
                <w:rFonts w:ascii="Consolas" w:eastAsia="Consolas" w:hAnsi="Consolas"/>
                <w:sz w:val="14"/>
              </w:rPr>
              <w:br/>
              <w:t xml:space="preserve">    ("preprocessor_clustering.pkl", "Preprocessor untuk input baru pada deployment"),</w:t>
            </w:r>
            <w:r>
              <w:rPr>
                <w:rFonts w:ascii="Consolas" w:eastAsia="Consolas" w:hAnsi="Consolas"/>
                <w:sz w:val="14"/>
              </w:rPr>
              <w:br/>
              <w:t xml:space="preserve">    ("bab4_k_selection_results.csv", "Hasil uji K=2 sampai K=10"),</w:t>
            </w:r>
            <w:r>
              <w:rPr>
                <w:rFonts w:ascii="Consolas" w:eastAsia="Consolas" w:hAnsi="Consolas"/>
                <w:sz w:val="14"/>
              </w:rPr>
              <w:br/>
              <w:t xml:space="preserve">    ("bab4_final_model_metrics.csv", "Metrik model akhir K=4"),</w:t>
            </w:r>
            <w:r>
              <w:rPr>
                <w:rFonts w:ascii="Consolas" w:eastAsia="Consolas" w:hAnsi="Consolas"/>
                <w:sz w:val="14"/>
              </w:rPr>
              <w:br/>
              <w:t xml:space="preserve">    ("bab4_cluster_size.csv", "Jumlah transaksi per cluster"),</w:t>
            </w:r>
            <w:r>
              <w:rPr>
                <w:rFonts w:ascii="Consolas" w:eastAsia="Consolas" w:hAnsi="Consolas"/>
                <w:sz w:val="14"/>
              </w:rPr>
              <w:br/>
              <w:t xml:space="preserve">    ("bab4_cluster_profile_summary.csv", "Ringkasan awal profil cluster"),</w:t>
            </w:r>
            <w:r>
              <w:rPr>
                <w:rFonts w:ascii="Consolas" w:eastAsia="Consolas" w:hAnsi="Consolas"/>
                <w:sz w:val="14"/>
              </w:rPr>
              <w:br/>
              <w:t xml:space="preserve">    ("bab4_kmeans_centroids.csv", "Centroid model K-Means"),</w:t>
            </w:r>
            <w:r>
              <w:rPr>
                <w:rFonts w:ascii="Consolas" w:eastAsia="Consolas" w:hAnsi="Consolas"/>
                <w:sz w:val="14"/>
              </w:rPr>
              <w:br/>
              <w:t xml:space="preserve">    ("data_clustering_profile_with_cluster.csv", "Data profiling yang sudah memiliki kolom Cluster"),</w:t>
            </w:r>
            <w:r>
              <w:rPr>
                <w:rFonts w:ascii="Consolas" w:eastAsia="Consolas" w:hAnsi="Consolas"/>
                <w:sz w:val="14"/>
              </w:rPr>
              <w:br/>
              <w:t xml:space="preserve">    ("model_kmeans_clustering_k4.pkl", "Model K-Means final untuk deployment"),</w:t>
            </w:r>
            <w:r>
              <w:rPr>
                <w:rFonts w:ascii="Consolas" w:eastAsia="Consolas" w:hAnsi="Consolas"/>
                <w:sz w:val="14"/>
              </w:rPr>
              <w:br/>
              <w:t xml:space="preserve">    ("fig_bab4_elbow.png", "Grafik Elbow Method"),</w:t>
            </w:r>
            <w:r>
              <w:rPr>
                <w:rFonts w:ascii="Consolas" w:eastAsia="Consolas" w:hAnsi="Consolas"/>
                <w:sz w:val="14"/>
              </w:rPr>
              <w:br/>
              <w:t xml:space="preserve">    ("fig_bab4_silhouette.png", "Grafik Silhouette Analysis"),</w:t>
            </w:r>
            <w:r>
              <w:rPr>
                <w:rFonts w:ascii="Consolas" w:eastAsia="Consolas" w:hAnsi="Consolas"/>
                <w:sz w:val="14"/>
              </w:rPr>
              <w:br/>
              <w:t xml:space="preserve">    ("fig_bab4_dbi.png", "Grafik Davies-Bouldin Index"),</w:t>
            </w:r>
            <w:r>
              <w:rPr>
                <w:rFonts w:ascii="Consolas" w:eastAsia="Consolas" w:hAnsi="Consolas"/>
                <w:sz w:val="14"/>
              </w:rPr>
              <w:br/>
              <w:t xml:space="preserve">    ("fig_bab4_cluster_size.png", "Grafik ukuran cluster BAB IV"),</w:t>
            </w:r>
            <w:r>
              <w:rPr>
                <w:rFonts w:ascii="Consolas" w:eastAsia="Consolas" w:hAnsi="Consolas"/>
                <w:sz w:val="14"/>
              </w:rPr>
              <w:br/>
              <w:t xml:space="preserve">    ("fig_bab4_pca_cluster.png", "Visualisasi PCA BAB IV"),</w:t>
            </w:r>
            <w:r>
              <w:rPr>
                <w:rFonts w:ascii="Consolas" w:eastAsia="Consolas" w:hAnsi="Consolas"/>
                <w:sz w:val="14"/>
              </w:rPr>
              <w:br/>
              <w:t xml:space="preserve">    ("bab5_internal_metrics_summary.csv", "Ringkasan metrik internal BAB V"),</w:t>
            </w:r>
            <w:r>
              <w:rPr>
                <w:rFonts w:ascii="Consolas" w:eastAsia="Consolas" w:hAnsi="Consolas"/>
                <w:sz w:val="14"/>
              </w:rPr>
              <w:br/>
              <w:t xml:space="preserve">    ("bab5_numeric_profile_summary.csv", "Profil numerik cluster BAB V"),</w:t>
            </w:r>
            <w:r>
              <w:rPr>
                <w:rFonts w:ascii="Consolas" w:eastAsia="Consolas" w:hAnsi="Consolas"/>
                <w:sz w:val="14"/>
              </w:rPr>
              <w:br/>
              <w:t xml:space="preserve">    ("bab5_dominant_category_profile.csv", "Kategori dominan tiap cluster BAB V"),</w:t>
            </w:r>
            <w:r>
              <w:rPr>
                <w:rFonts w:ascii="Consolas" w:eastAsia="Consolas" w:hAnsi="Consolas"/>
                <w:sz w:val="14"/>
              </w:rPr>
              <w:br/>
              <w:t xml:space="preserve">    ("bab5_cluster_interpretation_summary.csv", "Interpretasi dan rekomendasi awal cluster"),</w:t>
            </w:r>
            <w:r>
              <w:rPr>
                <w:rFonts w:ascii="Consolas" w:eastAsia="Consolas" w:hAnsi="Consolas"/>
                <w:sz w:val="14"/>
              </w:rPr>
              <w:br/>
              <w:t xml:space="preserve">    ("fig_bab5_cluster_size.png", "Grafik jumlah transaksi per cluster BAB V"),</w:t>
            </w:r>
            <w:r>
              <w:rPr>
                <w:rFonts w:ascii="Consolas" w:eastAsia="Consolas" w:hAnsi="Consolas"/>
                <w:sz w:val="14"/>
              </w:rPr>
              <w:br/>
              <w:t xml:space="preserve">    ("fig_bab5_avg_amount.png", "Grafik rata-rata Amount_spent per cluster"),</w:t>
            </w:r>
            <w:r>
              <w:rPr>
                <w:rFonts w:ascii="Consolas" w:eastAsia="Consolas" w:hAnsi="Consolas"/>
                <w:sz w:val="14"/>
              </w:rPr>
              <w:br/>
              <w:t xml:space="preserve">    ("fig_bab5_avg_age.png", "Grafik rata-rata Age per cluster"),</w:t>
            </w:r>
            <w:r>
              <w:rPr>
                <w:rFonts w:ascii="Consolas" w:eastAsia="Consolas" w:hAnsi="Consolas"/>
                <w:sz w:val="14"/>
              </w:rPr>
              <w:br/>
              <w:t xml:space="preserve">    ("fig_bab5_pca_cluster.png", "Visualisasi PCA BAB V"),</w:t>
            </w:r>
            <w:r>
              <w:rPr>
                <w:rFonts w:ascii="Consolas" w:eastAsia="Consolas" w:hAnsi="Consolas"/>
                <w:sz w:val="14"/>
              </w:rPr>
              <w:br/>
              <w:t xml:space="preserve">    ("app_streamlit_clustering.py", "Aplikasi Streamlit untuk demo deployment"),</w:t>
            </w:r>
            <w:r>
              <w:rPr>
                <w:rFonts w:ascii="Consolas" w:eastAsia="Consolas" w:hAnsi="Consolas"/>
                <w:sz w:val="14"/>
              </w:rPr>
              <w:br/>
              <w:t xml:space="preserve">    ("requirements_deployment.txt", "Daftar library deployment"),</w:t>
            </w:r>
            <w:r>
              <w:rPr>
                <w:rFonts w:ascii="Consolas" w:eastAsia="Consolas" w:hAnsi="Consolas"/>
                <w:sz w:val="14"/>
              </w:rPr>
              <w:br/>
              <w:t xml:space="preserve">    ("README_deployment.txt", "Panduan menjalankan deployment"),</w:t>
            </w:r>
            <w:r>
              <w:rPr>
                <w:rFonts w:ascii="Consolas" w:eastAsia="Consolas" w:hAnsi="Consolas"/>
                <w:sz w:val="14"/>
              </w:rPr>
              <w:br/>
              <w:t xml:space="preserve">    ("fig_bab6_deployment_flow.png", "Gambar alur deployment")</w:t>
            </w:r>
            <w:r>
              <w:rPr>
                <w:rFonts w:ascii="Consolas" w:eastAsia="Consolas" w:hAnsi="Consolas"/>
                <w:sz w:val="14"/>
              </w:rPr>
              <w:br/>
              <w:t>]</w:t>
            </w:r>
            <w:r>
              <w:rPr>
                <w:rFonts w:ascii="Consolas" w:eastAsia="Consolas" w:hAnsi="Consolas"/>
                <w:sz w:val="14"/>
              </w:rPr>
              <w:br/>
              <w:t>manifest = pd.DataFrame(output_files, columns=["Nama File", "Kegunaan"])</w:t>
            </w:r>
            <w:r>
              <w:rPr>
                <w:rFonts w:ascii="Consolas" w:eastAsia="Consolas" w:hAnsi="Consolas"/>
                <w:sz w:val="14"/>
              </w:rPr>
              <w:br/>
              <w:t>manifest["Tersedia"] = manifest["Nama File"].apply(os.path.exists)</w:t>
            </w:r>
            <w:r>
              <w:rPr>
                <w:rFonts w:ascii="Consolas" w:eastAsia="Consolas" w:hAnsi="Consolas"/>
                <w:sz w:val="14"/>
              </w:rPr>
              <w:br/>
              <w:t>display(manifest)</w:t>
            </w:r>
            <w:r>
              <w:rPr>
                <w:rFonts w:ascii="Consolas" w:eastAsia="Consolas" w:hAnsi="Consolas"/>
                <w:sz w:val="14"/>
              </w:rPr>
              <w:br/>
              <w:t>manifest.to_csv("output_file_manifest.csv", index=False)</w:t>
            </w:r>
            <w:r>
              <w:rPr>
                <w:rFonts w:ascii="Consolas" w:eastAsia="Consolas" w:hAnsi="Consolas"/>
                <w:sz w:val="14"/>
              </w:rPr>
              <w:br/>
            </w:r>
            <w:r>
              <w:rPr>
                <w:rFonts w:ascii="Consolas" w:eastAsia="Consolas" w:hAnsi="Consolas"/>
                <w:sz w:val="14"/>
              </w:rPr>
              <w:br/>
              <w:t>print("Manifest output disimpan sebagai output_file_manifest.csv")</w:t>
            </w:r>
            <w:r>
              <w:rPr>
                <w:rFonts w:ascii="Consolas" w:eastAsia="Consolas" w:hAnsi="Consolas"/>
                <w:sz w:val="14"/>
              </w:rPr>
              <w:br/>
              <w:t>print("Semua file utama tersedia:", manifest["Tersedia"].all())</w:t>
            </w:r>
          </w:p>
        </w:tc>
      </w:tr>
    </w:tbl>
    <w:p w14:paraId="244D4A21" w14:textId="77777777" w:rsidR="002D5DA9" w:rsidRDefault="004B715A">
      <w:pPr>
        <w:jc w:val="center"/>
      </w:pPr>
      <w:r>
        <w:rPr>
          <w:b/>
          <w:i/>
          <w:sz w:val="18"/>
        </w:rPr>
        <w:t>Kode 6.3 Gambar Alur Deployment dan Manifest Output</w:t>
      </w:r>
    </w:p>
    <w:p w14:paraId="4421A92F" w14:textId="77777777" w:rsidR="002D5DA9" w:rsidRDefault="004B715A">
      <w:pPr>
        <w:jc w:val="center"/>
      </w:pPr>
      <w:r>
        <w:rPr>
          <w:noProof/>
        </w:rPr>
        <w:drawing>
          <wp:inline distT="0" distB="0" distL="0" distR="0" wp14:anchorId="7F225BF0" wp14:editId="642DF0CF">
            <wp:extent cx="5303520" cy="17688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b6_deployment_flow.png"/>
                    <pic:cNvPicPr/>
                  </pic:nvPicPr>
                  <pic:blipFill>
                    <a:blip r:embed="rId48"/>
                    <a:stretch>
                      <a:fillRect/>
                    </a:stretch>
                  </pic:blipFill>
                  <pic:spPr>
                    <a:xfrm>
                      <a:off x="0" y="0"/>
                      <a:ext cx="5303520" cy="1768833"/>
                    </a:xfrm>
                    <a:prstGeom prst="rect">
                      <a:avLst/>
                    </a:prstGeom>
                  </pic:spPr>
                </pic:pic>
              </a:graphicData>
            </a:graphic>
          </wp:inline>
        </w:drawing>
      </w:r>
    </w:p>
    <w:p w14:paraId="5A6437B4" w14:textId="77777777" w:rsidR="002D5DA9" w:rsidRDefault="004B715A">
      <w:pPr>
        <w:jc w:val="center"/>
      </w:pPr>
      <w:r>
        <w:rPr>
          <w:b/>
          <w:i/>
          <w:sz w:val="18"/>
        </w:rPr>
        <w:t>Gambar 6.1 Alur Deployment Hasil Clustering</w:t>
      </w:r>
    </w:p>
    <w:p w14:paraId="51B9E71B" w14:textId="77777777" w:rsidR="002D5DA9" w:rsidRDefault="004B715A">
      <w:pPr>
        <w:jc w:val="center"/>
      </w:pPr>
      <w:r>
        <w:rPr>
          <w:b/>
          <w:i/>
          <w:sz w:val="18"/>
        </w:rPr>
        <w:t>Tabel 6.6 Manifest Output Notebook Final</w:t>
      </w:r>
    </w:p>
    <w:tbl>
      <w:tblPr>
        <w:tblStyle w:val="TableGrid"/>
        <w:tblW w:w="0" w:type="auto"/>
        <w:jc w:val="center"/>
        <w:shd w:val="clear" w:color="auto" w:fill="FFFFFF" w:themeFill="background1"/>
        <w:tblLook w:val="04A0" w:firstRow="1" w:lastRow="0" w:firstColumn="1" w:lastColumn="0" w:noHBand="0" w:noVBand="1"/>
        <w:tblPrChange w:id="23" w:author="Alexander Lambut" w:date="2026-07-03T02:14:00Z" w16du:dateUtc="2026-07-02T18:14:00Z">
          <w:tblPr>
            <w:tblStyle w:val="TableGrid"/>
            <w:tblW w:w="0" w:type="auto"/>
            <w:jc w:val="center"/>
            <w:tblLook w:val="04A0" w:firstRow="1" w:lastRow="0" w:firstColumn="1" w:lastColumn="0" w:noHBand="0" w:noVBand="1"/>
          </w:tblPr>
        </w:tblPrChange>
      </w:tblPr>
      <w:tblGrid>
        <w:gridCol w:w="4249"/>
        <w:gridCol w:w="5225"/>
        <w:gridCol w:w="1110"/>
        <w:tblGridChange w:id="24">
          <w:tblGrid>
            <w:gridCol w:w="3456"/>
            <w:gridCol w:w="793"/>
            <w:gridCol w:w="2663"/>
            <w:gridCol w:w="2562"/>
            <w:gridCol w:w="894"/>
            <w:gridCol w:w="216"/>
          </w:tblGrid>
        </w:tblGridChange>
      </w:tblGrid>
      <w:tr w:rsidR="002D5DA9" w:rsidRPr="00DB5B20" w14:paraId="2076B860" w14:textId="77777777" w:rsidTr="00DB5B20">
        <w:trPr>
          <w:tblHeader/>
          <w:jc w:val="center"/>
          <w:trPrChange w:id="25" w:author="Alexander Lambut" w:date="2026-07-03T02:14:00Z" w16du:dateUtc="2026-07-02T18:14:00Z">
            <w:trPr>
              <w:gridAfter w:val="0"/>
              <w:tblHeader/>
              <w:jc w:val="center"/>
            </w:trPr>
          </w:trPrChange>
        </w:trPr>
        <w:tc>
          <w:tcPr>
            <w:tcW w:w="0" w:type="auto"/>
            <w:shd w:val="clear" w:color="auto" w:fill="FFFFFF" w:themeFill="background1"/>
            <w:vAlign w:val="center"/>
            <w:tcPrChange w:id="26" w:author="Alexander Lambut" w:date="2026-07-03T02:14:00Z" w16du:dateUtc="2026-07-02T18:14:00Z">
              <w:tcPr>
                <w:tcW w:w="3456" w:type="dxa"/>
                <w:shd w:val="clear" w:color="auto" w:fill="D9EAF7"/>
                <w:vAlign w:val="center"/>
              </w:tcPr>
            </w:tcPrChange>
          </w:tcPr>
          <w:p w14:paraId="63E3D42B" w14:textId="77777777" w:rsidR="002D5DA9" w:rsidRPr="00DB5B20" w:rsidRDefault="004B715A">
            <w:pPr>
              <w:jc w:val="center"/>
              <w:rPr>
                <w:szCs w:val="24"/>
              </w:rPr>
            </w:pPr>
            <w:r w:rsidRPr="00DB5B20">
              <w:rPr>
                <w:b/>
                <w:szCs w:val="24"/>
                <w:rPrChange w:id="27" w:author="Alexander Lambut" w:date="2026-07-03T02:14:00Z" w16du:dateUtc="2026-07-02T18:14:00Z">
                  <w:rPr>
                    <w:b/>
                    <w:sz w:val="12"/>
                  </w:rPr>
                </w:rPrChange>
              </w:rPr>
              <w:t>Nama File</w:t>
            </w:r>
          </w:p>
        </w:tc>
        <w:tc>
          <w:tcPr>
            <w:tcW w:w="0" w:type="auto"/>
            <w:shd w:val="clear" w:color="auto" w:fill="FFFFFF" w:themeFill="background1"/>
            <w:vAlign w:val="center"/>
            <w:tcPrChange w:id="28" w:author="Alexander Lambut" w:date="2026-07-03T02:14:00Z" w16du:dateUtc="2026-07-02T18:14:00Z">
              <w:tcPr>
                <w:tcW w:w="3456" w:type="dxa"/>
                <w:gridSpan w:val="2"/>
                <w:shd w:val="clear" w:color="auto" w:fill="D9EAF7"/>
                <w:vAlign w:val="center"/>
              </w:tcPr>
            </w:tcPrChange>
          </w:tcPr>
          <w:p w14:paraId="364F5BE6" w14:textId="77777777" w:rsidR="002D5DA9" w:rsidRPr="00DB5B20" w:rsidRDefault="004B715A">
            <w:pPr>
              <w:jc w:val="center"/>
              <w:rPr>
                <w:szCs w:val="24"/>
              </w:rPr>
            </w:pPr>
            <w:r w:rsidRPr="00DB5B20">
              <w:rPr>
                <w:b/>
                <w:szCs w:val="24"/>
                <w:rPrChange w:id="29" w:author="Alexander Lambut" w:date="2026-07-03T02:14:00Z" w16du:dateUtc="2026-07-02T18:14:00Z">
                  <w:rPr>
                    <w:b/>
                    <w:sz w:val="12"/>
                  </w:rPr>
                </w:rPrChange>
              </w:rPr>
              <w:t>Kegunaan</w:t>
            </w:r>
          </w:p>
        </w:tc>
        <w:tc>
          <w:tcPr>
            <w:tcW w:w="0" w:type="auto"/>
            <w:shd w:val="clear" w:color="auto" w:fill="FFFFFF" w:themeFill="background1"/>
            <w:vAlign w:val="center"/>
            <w:tcPrChange w:id="30" w:author="Alexander Lambut" w:date="2026-07-03T02:14:00Z" w16du:dateUtc="2026-07-02T18:14:00Z">
              <w:tcPr>
                <w:tcW w:w="3456" w:type="dxa"/>
                <w:gridSpan w:val="2"/>
                <w:shd w:val="clear" w:color="auto" w:fill="D9EAF7"/>
                <w:vAlign w:val="center"/>
              </w:tcPr>
            </w:tcPrChange>
          </w:tcPr>
          <w:p w14:paraId="1D855E13" w14:textId="77777777" w:rsidR="002D5DA9" w:rsidRPr="00DB5B20" w:rsidRDefault="004B715A">
            <w:pPr>
              <w:jc w:val="center"/>
              <w:rPr>
                <w:szCs w:val="24"/>
              </w:rPr>
            </w:pPr>
            <w:r w:rsidRPr="00DB5B20">
              <w:rPr>
                <w:b/>
                <w:szCs w:val="24"/>
                <w:rPrChange w:id="31" w:author="Alexander Lambut" w:date="2026-07-03T02:14:00Z" w16du:dateUtc="2026-07-02T18:14:00Z">
                  <w:rPr>
                    <w:b/>
                    <w:sz w:val="12"/>
                  </w:rPr>
                </w:rPrChange>
              </w:rPr>
              <w:t>Tersedia</w:t>
            </w:r>
          </w:p>
        </w:tc>
      </w:tr>
      <w:tr w:rsidR="002D5DA9" w:rsidRPr="00DB5B20" w14:paraId="09E4446A" w14:textId="77777777" w:rsidTr="00DB5B20">
        <w:trPr>
          <w:jc w:val="center"/>
          <w:trPrChange w:id="32" w:author="Alexander Lambut" w:date="2026-07-03T02:14:00Z" w16du:dateUtc="2026-07-02T18:14:00Z">
            <w:trPr>
              <w:gridAfter w:val="0"/>
              <w:jc w:val="center"/>
            </w:trPr>
          </w:trPrChange>
        </w:trPr>
        <w:tc>
          <w:tcPr>
            <w:tcW w:w="0" w:type="auto"/>
            <w:shd w:val="clear" w:color="auto" w:fill="FFFFFF" w:themeFill="background1"/>
            <w:vAlign w:val="center"/>
            <w:tcPrChange w:id="33" w:author="Alexander Lambut" w:date="2026-07-03T02:14:00Z" w16du:dateUtc="2026-07-02T18:14:00Z">
              <w:tcPr>
                <w:tcW w:w="3456" w:type="dxa"/>
                <w:vAlign w:val="center"/>
              </w:tcPr>
            </w:tcPrChange>
          </w:tcPr>
          <w:p w14:paraId="058BFA91" w14:textId="77777777" w:rsidR="002D5DA9" w:rsidRPr="00DB5B20" w:rsidRDefault="004B715A">
            <w:pPr>
              <w:rPr>
                <w:szCs w:val="24"/>
              </w:rPr>
            </w:pPr>
            <w:r w:rsidRPr="00DB5B20">
              <w:rPr>
                <w:szCs w:val="24"/>
                <w:rPrChange w:id="34" w:author="Alexander Lambut" w:date="2026-07-03T02:14:00Z" w16du:dateUtc="2026-07-02T18:14:00Z">
                  <w:rPr>
                    <w:sz w:val="12"/>
                  </w:rPr>
                </w:rPrChange>
              </w:rPr>
              <w:t>fig_missing_values.png</w:t>
            </w:r>
          </w:p>
        </w:tc>
        <w:tc>
          <w:tcPr>
            <w:tcW w:w="0" w:type="auto"/>
            <w:shd w:val="clear" w:color="auto" w:fill="FFFFFF" w:themeFill="background1"/>
            <w:vAlign w:val="center"/>
            <w:tcPrChange w:id="35" w:author="Alexander Lambut" w:date="2026-07-03T02:14:00Z" w16du:dateUtc="2026-07-02T18:14:00Z">
              <w:tcPr>
                <w:tcW w:w="3456" w:type="dxa"/>
                <w:gridSpan w:val="2"/>
                <w:vAlign w:val="center"/>
              </w:tcPr>
            </w:tcPrChange>
          </w:tcPr>
          <w:p w14:paraId="66184F49" w14:textId="77777777" w:rsidR="002D5DA9" w:rsidRPr="00DB5B20" w:rsidRDefault="004B715A">
            <w:pPr>
              <w:rPr>
                <w:szCs w:val="24"/>
              </w:rPr>
            </w:pPr>
            <w:r w:rsidRPr="00DB5B20">
              <w:rPr>
                <w:szCs w:val="24"/>
                <w:rPrChange w:id="36" w:author="Alexander Lambut" w:date="2026-07-03T02:14:00Z" w16du:dateUtc="2026-07-02T18:14:00Z">
                  <w:rPr>
                    <w:sz w:val="12"/>
                  </w:rPr>
                </w:rPrChange>
              </w:rPr>
              <w:t>Visualisasi missing value BAB II</w:t>
            </w:r>
          </w:p>
        </w:tc>
        <w:tc>
          <w:tcPr>
            <w:tcW w:w="0" w:type="auto"/>
            <w:shd w:val="clear" w:color="auto" w:fill="FFFFFF" w:themeFill="background1"/>
            <w:vAlign w:val="center"/>
            <w:tcPrChange w:id="37" w:author="Alexander Lambut" w:date="2026-07-03T02:14:00Z" w16du:dateUtc="2026-07-02T18:14:00Z">
              <w:tcPr>
                <w:tcW w:w="3456" w:type="dxa"/>
                <w:gridSpan w:val="2"/>
                <w:vAlign w:val="center"/>
              </w:tcPr>
            </w:tcPrChange>
          </w:tcPr>
          <w:p w14:paraId="4DA68FB7" w14:textId="77777777" w:rsidR="002D5DA9" w:rsidRPr="00DB5B20" w:rsidRDefault="004B715A">
            <w:pPr>
              <w:jc w:val="center"/>
              <w:rPr>
                <w:szCs w:val="24"/>
              </w:rPr>
              <w:pPrChange w:id="38" w:author="Alexander Lambut" w:date="2026-07-03T02:15:00Z" w16du:dateUtc="2026-07-02T18:15:00Z">
                <w:pPr/>
              </w:pPrChange>
            </w:pPr>
            <w:r w:rsidRPr="00DB5B20">
              <w:rPr>
                <w:szCs w:val="24"/>
                <w:rPrChange w:id="39" w:author="Alexander Lambut" w:date="2026-07-03T02:14:00Z" w16du:dateUtc="2026-07-02T18:14:00Z">
                  <w:rPr>
                    <w:sz w:val="12"/>
                  </w:rPr>
                </w:rPrChange>
              </w:rPr>
              <w:t>1</w:t>
            </w:r>
          </w:p>
        </w:tc>
      </w:tr>
      <w:tr w:rsidR="002D5DA9" w:rsidRPr="00DB5B20" w14:paraId="5EF39B41" w14:textId="77777777" w:rsidTr="00DB5B20">
        <w:trPr>
          <w:jc w:val="center"/>
          <w:trPrChange w:id="40" w:author="Alexander Lambut" w:date="2026-07-03T02:14:00Z" w16du:dateUtc="2026-07-02T18:14:00Z">
            <w:trPr>
              <w:gridAfter w:val="0"/>
              <w:jc w:val="center"/>
            </w:trPr>
          </w:trPrChange>
        </w:trPr>
        <w:tc>
          <w:tcPr>
            <w:tcW w:w="0" w:type="auto"/>
            <w:shd w:val="clear" w:color="auto" w:fill="FFFFFF" w:themeFill="background1"/>
            <w:vAlign w:val="center"/>
            <w:tcPrChange w:id="41" w:author="Alexander Lambut" w:date="2026-07-03T02:14:00Z" w16du:dateUtc="2026-07-02T18:14:00Z">
              <w:tcPr>
                <w:tcW w:w="3456" w:type="dxa"/>
                <w:vAlign w:val="center"/>
              </w:tcPr>
            </w:tcPrChange>
          </w:tcPr>
          <w:p w14:paraId="15213D53" w14:textId="77777777" w:rsidR="002D5DA9" w:rsidRPr="00DB5B20" w:rsidRDefault="004B715A">
            <w:pPr>
              <w:rPr>
                <w:szCs w:val="24"/>
              </w:rPr>
            </w:pPr>
            <w:r w:rsidRPr="00DB5B20">
              <w:rPr>
                <w:szCs w:val="24"/>
                <w:rPrChange w:id="42" w:author="Alexander Lambut" w:date="2026-07-03T02:14:00Z" w16du:dateUtc="2026-07-02T18:14:00Z">
                  <w:rPr>
                    <w:sz w:val="12"/>
                  </w:rPr>
                </w:rPrChange>
              </w:rPr>
              <w:t>fig_amount_boxplot.png</w:t>
            </w:r>
          </w:p>
        </w:tc>
        <w:tc>
          <w:tcPr>
            <w:tcW w:w="0" w:type="auto"/>
            <w:shd w:val="clear" w:color="auto" w:fill="FFFFFF" w:themeFill="background1"/>
            <w:vAlign w:val="center"/>
            <w:tcPrChange w:id="43" w:author="Alexander Lambut" w:date="2026-07-03T02:14:00Z" w16du:dateUtc="2026-07-02T18:14:00Z">
              <w:tcPr>
                <w:tcW w:w="3456" w:type="dxa"/>
                <w:gridSpan w:val="2"/>
                <w:vAlign w:val="center"/>
              </w:tcPr>
            </w:tcPrChange>
          </w:tcPr>
          <w:p w14:paraId="373A5013" w14:textId="77777777" w:rsidR="002D5DA9" w:rsidRPr="00DB5B20" w:rsidRDefault="004B715A">
            <w:pPr>
              <w:rPr>
                <w:szCs w:val="24"/>
              </w:rPr>
            </w:pPr>
            <w:r w:rsidRPr="00DB5B20">
              <w:rPr>
                <w:szCs w:val="24"/>
                <w:rPrChange w:id="44" w:author="Alexander Lambut" w:date="2026-07-03T02:14:00Z" w16du:dateUtc="2026-07-02T18:14:00Z">
                  <w:rPr>
                    <w:sz w:val="12"/>
                  </w:rPr>
                </w:rPrChange>
              </w:rPr>
              <w:t>Boxplot Amount_spent BAB II</w:t>
            </w:r>
          </w:p>
        </w:tc>
        <w:tc>
          <w:tcPr>
            <w:tcW w:w="0" w:type="auto"/>
            <w:shd w:val="clear" w:color="auto" w:fill="FFFFFF" w:themeFill="background1"/>
            <w:vAlign w:val="center"/>
            <w:tcPrChange w:id="45" w:author="Alexander Lambut" w:date="2026-07-03T02:14:00Z" w16du:dateUtc="2026-07-02T18:14:00Z">
              <w:tcPr>
                <w:tcW w:w="3456" w:type="dxa"/>
                <w:gridSpan w:val="2"/>
                <w:vAlign w:val="center"/>
              </w:tcPr>
            </w:tcPrChange>
          </w:tcPr>
          <w:p w14:paraId="531EC836" w14:textId="77777777" w:rsidR="002D5DA9" w:rsidRPr="00DB5B20" w:rsidRDefault="004B715A">
            <w:pPr>
              <w:jc w:val="center"/>
              <w:rPr>
                <w:szCs w:val="24"/>
              </w:rPr>
              <w:pPrChange w:id="46" w:author="Alexander Lambut" w:date="2026-07-03T02:15:00Z" w16du:dateUtc="2026-07-02T18:15:00Z">
                <w:pPr/>
              </w:pPrChange>
            </w:pPr>
            <w:r w:rsidRPr="00DB5B20">
              <w:rPr>
                <w:szCs w:val="24"/>
                <w:rPrChange w:id="47" w:author="Alexander Lambut" w:date="2026-07-03T02:14:00Z" w16du:dateUtc="2026-07-02T18:14:00Z">
                  <w:rPr>
                    <w:sz w:val="12"/>
                  </w:rPr>
                </w:rPrChange>
              </w:rPr>
              <w:t>1</w:t>
            </w:r>
          </w:p>
        </w:tc>
      </w:tr>
      <w:tr w:rsidR="002D5DA9" w:rsidRPr="00DB5B20" w14:paraId="2826DB13" w14:textId="77777777" w:rsidTr="00DB5B20">
        <w:trPr>
          <w:jc w:val="center"/>
          <w:trPrChange w:id="48" w:author="Alexander Lambut" w:date="2026-07-03T02:14:00Z" w16du:dateUtc="2026-07-02T18:14:00Z">
            <w:trPr>
              <w:gridAfter w:val="0"/>
              <w:jc w:val="center"/>
            </w:trPr>
          </w:trPrChange>
        </w:trPr>
        <w:tc>
          <w:tcPr>
            <w:tcW w:w="0" w:type="auto"/>
            <w:shd w:val="clear" w:color="auto" w:fill="FFFFFF" w:themeFill="background1"/>
            <w:vAlign w:val="center"/>
            <w:tcPrChange w:id="49" w:author="Alexander Lambut" w:date="2026-07-03T02:14:00Z" w16du:dateUtc="2026-07-02T18:14:00Z">
              <w:tcPr>
                <w:tcW w:w="3456" w:type="dxa"/>
                <w:vAlign w:val="center"/>
              </w:tcPr>
            </w:tcPrChange>
          </w:tcPr>
          <w:p w14:paraId="4297EC12" w14:textId="77777777" w:rsidR="002D5DA9" w:rsidRPr="00DB5B20" w:rsidRDefault="004B715A">
            <w:pPr>
              <w:rPr>
                <w:szCs w:val="24"/>
              </w:rPr>
            </w:pPr>
            <w:r w:rsidRPr="00DB5B20">
              <w:rPr>
                <w:szCs w:val="24"/>
                <w:rPrChange w:id="50" w:author="Alexander Lambut" w:date="2026-07-03T02:14:00Z" w16du:dateUtc="2026-07-02T18:14:00Z">
                  <w:rPr>
                    <w:sz w:val="12"/>
                  </w:rPr>
                </w:rPrChange>
              </w:rPr>
              <w:t>data_clustering_prepared.csv</w:t>
            </w:r>
          </w:p>
        </w:tc>
        <w:tc>
          <w:tcPr>
            <w:tcW w:w="0" w:type="auto"/>
            <w:shd w:val="clear" w:color="auto" w:fill="FFFFFF" w:themeFill="background1"/>
            <w:vAlign w:val="center"/>
            <w:tcPrChange w:id="51" w:author="Alexander Lambut" w:date="2026-07-03T02:14:00Z" w16du:dateUtc="2026-07-02T18:14:00Z">
              <w:tcPr>
                <w:tcW w:w="3456" w:type="dxa"/>
                <w:gridSpan w:val="2"/>
                <w:vAlign w:val="center"/>
              </w:tcPr>
            </w:tcPrChange>
          </w:tcPr>
          <w:p w14:paraId="5948581D" w14:textId="77777777" w:rsidR="002D5DA9" w:rsidRPr="00DB5B20" w:rsidRDefault="004B715A">
            <w:pPr>
              <w:rPr>
                <w:szCs w:val="24"/>
              </w:rPr>
            </w:pPr>
            <w:r w:rsidRPr="00DB5B20">
              <w:rPr>
                <w:szCs w:val="24"/>
                <w:rPrChange w:id="52" w:author="Alexander Lambut" w:date="2026-07-03T02:14:00Z" w16du:dateUtc="2026-07-02T18:14:00Z">
                  <w:rPr>
                    <w:sz w:val="12"/>
                  </w:rPr>
                </w:rPrChange>
              </w:rPr>
              <w:t>Dataset numerik siap modeling K-Means dari BAB III</w:t>
            </w:r>
          </w:p>
        </w:tc>
        <w:tc>
          <w:tcPr>
            <w:tcW w:w="0" w:type="auto"/>
            <w:shd w:val="clear" w:color="auto" w:fill="FFFFFF" w:themeFill="background1"/>
            <w:vAlign w:val="center"/>
            <w:tcPrChange w:id="53" w:author="Alexander Lambut" w:date="2026-07-03T02:14:00Z" w16du:dateUtc="2026-07-02T18:14:00Z">
              <w:tcPr>
                <w:tcW w:w="3456" w:type="dxa"/>
                <w:gridSpan w:val="2"/>
                <w:vAlign w:val="center"/>
              </w:tcPr>
            </w:tcPrChange>
          </w:tcPr>
          <w:p w14:paraId="476927C0" w14:textId="77777777" w:rsidR="002D5DA9" w:rsidRPr="00DB5B20" w:rsidRDefault="004B715A">
            <w:pPr>
              <w:jc w:val="center"/>
              <w:rPr>
                <w:szCs w:val="24"/>
              </w:rPr>
              <w:pPrChange w:id="54" w:author="Alexander Lambut" w:date="2026-07-03T02:15:00Z" w16du:dateUtc="2026-07-02T18:15:00Z">
                <w:pPr/>
              </w:pPrChange>
            </w:pPr>
            <w:r w:rsidRPr="00DB5B20">
              <w:rPr>
                <w:szCs w:val="24"/>
                <w:rPrChange w:id="55" w:author="Alexander Lambut" w:date="2026-07-03T02:14:00Z" w16du:dateUtc="2026-07-02T18:14:00Z">
                  <w:rPr>
                    <w:sz w:val="12"/>
                  </w:rPr>
                </w:rPrChange>
              </w:rPr>
              <w:t>1</w:t>
            </w:r>
          </w:p>
        </w:tc>
      </w:tr>
      <w:tr w:rsidR="002D5DA9" w:rsidRPr="00DB5B20" w14:paraId="7C1E6A06" w14:textId="77777777" w:rsidTr="00DB5B20">
        <w:trPr>
          <w:jc w:val="center"/>
          <w:trPrChange w:id="56" w:author="Alexander Lambut" w:date="2026-07-03T02:14:00Z" w16du:dateUtc="2026-07-02T18:14:00Z">
            <w:trPr>
              <w:gridAfter w:val="0"/>
              <w:jc w:val="center"/>
            </w:trPr>
          </w:trPrChange>
        </w:trPr>
        <w:tc>
          <w:tcPr>
            <w:tcW w:w="0" w:type="auto"/>
            <w:shd w:val="clear" w:color="auto" w:fill="FFFFFF" w:themeFill="background1"/>
            <w:vAlign w:val="center"/>
            <w:tcPrChange w:id="57" w:author="Alexander Lambut" w:date="2026-07-03T02:14:00Z" w16du:dateUtc="2026-07-02T18:14:00Z">
              <w:tcPr>
                <w:tcW w:w="3456" w:type="dxa"/>
                <w:vAlign w:val="center"/>
              </w:tcPr>
            </w:tcPrChange>
          </w:tcPr>
          <w:p w14:paraId="75AF3813" w14:textId="77777777" w:rsidR="002D5DA9" w:rsidRPr="00DB5B20" w:rsidRDefault="004B715A">
            <w:pPr>
              <w:rPr>
                <w:szCs w:val="24"/>
              </w:rPr>
            </w:pPr>
            <w:r w:rsidRPr="00DB5B20">
              <w:rPr>
                <w:szCs w:val="24"/>
                <w:rPrChange w:id="58" w:author="Alexander Lambut" w:date="2026-07-03T02:14:00Z" w16du:dateUtc="2026-07-02T18:14:00Z">
                  <w:rPr>
                    <w:sz w:val="12"/>
                  </w:rPr>
                </w:rPrChange>
              </w:rPr>
              <w:t>data_clustering_profile.csv</w:t>
            </w:r>
          </w:p>
        </w:tc>
        <w:tc>
          <w:tcPr>
            <w:tcW w:w="0" w:type="auto"/>
            <w:shd w:val="clear" w:color="auto" w:fill="FFFFFF" w:themeFill="background1"/>
            <w:vAlign w:val="center"/>
            <w:tcPrChange w:id="59" w:author="Alexander Lambut" w:date="2026-07-03T02:14:00Z" w16du:dateUtc="2026-07-02T18:14:00Z">
              <w:tcPr>
                <w:tcW w:w="3456" w:type="dxa"/>
                <w:gridSpan w:val="2"/>
                <w:vAlign w:val="center"/>
              </w:tcPr>
            </w:tcPrChange>
          </w:tcPr>
          <w:p w14:paraId="5E071860" w14:textId="77777777" w:rsidR="002D5DA9" w:rsidRPr="00DB5B20" w:rsidRDefault="004B715A">
            <w:pPr>
              <w:rPr>
                <w:szCs w:val="24"/>
              </w:rPr>
            </w:pPr>
            <w:r w:rsidRPr="00DB5B20">
              <w:rPr>
                <w:szCs w:val="24"/>
                <w:rPrChange w:id="60" w:author="Alexander Lambut" w:date="2026-07-03T02:14:00Z" w16du:dateUtc="2026-07-02T18:14:00Z">
                  <w:rPr>
                    <w:sz w:val="12"/>
                  </w:rPr>
                </w:rPrChange>
              </w:rPr>
              <w:t>Dataset bersih untuk profiling dari BAB III</w:t>
            </w:r>
          </w:p>
        </w:tc>
        <w:tc>
          <w:tcPr>
            <w:tcW w:w="0" w:type="auto"/>
            <w:shd w:val="clear" w:color="auto" w:fill="FFFFFF" w:themeFill="background1"/>
            <w:vAlign w:val="center"/>
            <w:tcPrChange w:id="61" w:author="Alexander Lambut" w:date="2026-07-03T02:14:00Z" w16du:dateUtc="2026-07-02T18:14:00Z">
              <w:tcPr>
                <w:tcW w:w="3456" w:type="dxa"/>
                <w:gridSpan w:val="2"/>
                <w:vAlign w:val="center"/>
              </w:tcPr>
            </w:tcPrChange>
          </w:tcPr>
          <w:p w14:paraId="513F153B" w14:textId="77777777" w:rsidR="002D5DA9" w:rsidRPr="00DB5B20" w:rsidRDefault="004B715A">
            <w:pPr>
              <w:jc w:val="center"/>
              <w:rPr>
                <w:szCs w:val="24"/>
              </w:rPr>
              <w:pPrChange w:id="62" w:author="Alexander Lambut" w:date="2026-07-03T02:15:00Z" w16du:dateUtc="2026-07-02T18:15:00Z">
                <w:pPr/>
              </w:pPrChange>
            </w:pPr>
            <w:r w:rsidRPr="00DB5B20">
              <w:rPr>
                <w:szCs w:val="24"/>
                <w:rPrChange w:id="63" w:author="Alexander Lambut" w:date="2026-07-03T02:14:00Z" w16du:dateUtc="2026-07-02T18:14:00Z">
                  <w:rPr>
                    <w:sz w:val="12"/>
                  </w:rPr>
                </w:rPrChange>
              </w:rPr>
              <w:t>1</w:t>
            </w:r>
          </w:p>
        </w:tc>
      </w:tr>
      <w:tr w:rsidR="002D5DA9" w:rsidRPr="00DB5B20" w14:paraId="4760BDDC" w14:textId="77777777" w:rsidTr="00DB5B20">
        <w:trPr>
          <w:jc w:val="center"/>
          <w:trPrChange w:id="64" w:author="Alexander Lambut" w:date="2026-07-03T02:14:00Z" w16du:dateUtc="2026-07-02T18:14:00Z">
            <w:trPr>
              <w:gridAfter w:val="0"/>
              <w:jc w:val="center"/>
            </w:trPr>
          </w:trPrChange>
        </w:trPr>
        <w:tc>
          <w:tcPr>
            <w:tcW w:w="0" w:type="auto"/>
            <w:shd w:val="clear" w:color="auto" w:fill="FFFFFF" w:themeFill="background1"/>
            <w:vAlign w:val="center"/>
            <w:tcPrChange w:id="65" w:author="Alexander Lambut" w:date="2026-07-03T02:14:00Z" w16du:dateUtc="2026-07-02T18:14:00Z">
              <w:tcPr>
                <w:tcW w:w="3456" w:type="dxa"/>
                <w:vAlign w:val="center"/>
              </w:tcPr>
            </w:tcPrChange>
          </w:tcPr>
          <w:p w14:paraId="35D6501B" w14:textId="77777777" w:rsidR="002D5DA9" w:rsidRPr="00DB5B20" w:rsidRDefault="004B715A">
            <w:pPr>
              <w:rPr>
                <w:szCs w:val="24"/>
              </w:rPr>
            </w:pPr>
            <w:r w:rsidRPr="00DB5B20">
              <w:rPr>
                <w:szCs w:val="24"/>
                <w:rPrChange w:id="66" w:author="Alexander Lambut" w:date="2026-07-03T02:14:00Z" w16du:dateUtc="2026-07-02T18:14:00Z">
                  <w:rPr>
                    <w:sz w:val="12"/>
                  </w:rPr>
                </w:rPrChange>
              </w:rPr>
              <w:t>preprocessor_clustering.pkl</w:t>
            </w:r>
          </w:p>
        </w:tc>
        <w:tc>
          <w:tcPr>
            <w:tcW w:w="0" w:type="auto"/>
            <w:shd w:val="clear" w:color="auto" w:fill="FFFFFF" w:themeFill="background1"/>
            <w:vAlign w:val="center"/>
            <w:tcPrChange w:id="67" w:author="Alexander Lambut" w:date="2026-07-03T02:14:00Z" w16du:dateUtc="2026-07-02T18:14:00Z">
              <w:tcPr>
                <w:tcW w:w="3456" w:type="dxa"/>
                <w:gridSpan w:val="2"/>
                <w:vAlign w:val="center"/>
              </w:tcPr>
            </w:tcPrChange>
          </w:tcPr>
          <w:p w14:paraId="79CBF33F" w14:textId="77777777" w:rsidR="002D5DA9" w:rsidRPr="00DB5B20" w:rsidRDefault="004B715A">
            <w:pPr>
              <w:rPr>
                <w:szCs w:val="24"/>
              </w:rPr>
            </w:pPr>
            <w:r w:rsidRPr="00DB5B20">
              <w:rPr>
                <w:szCs w:val="24"/>
                <w:rPrChange w:id="68" w:author="Alexander Lambut" w:date="2026-07-03T02:14:00Z" w16du:dateUtc="2026-07-02T18:14:00Z">
                  <w:rPr>
                    <w:sz w:val="12"/>
                  </w:rPr>
                </w:rPrChange>
              </w:rPr>
              <w:t>Preprocessor untuk input baru pada deployment</w:t>
            </w:r>
          </w:p>
        </w:tc>
        <w:tc>
          <w:tcPr>
            <w:tcW w:w="0" w:type="auto"/>
            <w:shd w:val="clear" w:color="auto" w:fill="FFFFFF" w:themeFill="background1"/>
            <w:vAlign w:val="center"/>
            <w:tcPrChange w:id="69" w:author="Alexander Lambut" w:date="2026-07-03T02:14:00Z" w16du:dateUtc="2026-07-02T18:14:00Z">
              <w:tcPr>
                <w:tcW w:w="3456" w:type="dxa"/>
                <w:gridSpan w:val="2"/>
                <w:vAlign w:val="center"/>
              </w:tcPr>
            </w:tcPrChange>
          </w:tcPr>
          <w:p w14:paraId="203FB71E" w14:textId="77777777" w:rsidR="002D5DA9" w:rsidRPr="00DB5B20" w:rsidRDefault="004B715A">
            <w:pPr>
              <w:jc w:val="center"/>
              <w:rPr>
                <w:szCs w:val="24"/>
              </w:rPr>
              <w:pPrChange w:id="70" w:author="Alexander Lambut" w:date="2026-07-03T02:15:00Z" w16du:dateUtc="2026-07-02T18:15:00Z">
                <w:pPr/>
              </w:pPrChange>
            </w:pPr>
            <w:r w:rsidRPr="00DB5B20">
              <w:rPr>
                <w:szCs w:val="24"/>
                <w:rPrChange w:id="71" w:author="Alexander Lambut" w:date="2026-07-03T02:14:00Z" w16du:dateUtc="2026-07-02T18:14:00Z">
                  <w:rPr>
                    <w:sz w:val="12"/>
                  </w:rPr>
                </w:rPrChange>
              </w:rPr>
              <w:t>1</w:t>
            </w:r>
          </w:p>
        </w:tc>
      </w:tr>
      <w:tr w:rsidR="002D5DA9" w:rsidRPr="00DB5B20" w14:paraId="5A3C8F40" w14:textId="77777777" w:rsidTr="00DB5B20">
        <w:trPr>
          <w:jc w:val="center"/>
          <w:trPrChange w:id="72" w:author="Alexander Lambut" w:date="2026-07-03T02:14:00Z" w16du:dateUtc="2026-07-02T18:14:00Z">
            <w:trPr>
              <w:gridAfter w:val="0"/>
              <w:jc w:val="center"/>
            </w:trPr>
          </w:trPrChange>
        </w:trPr>
        <w:tc>
          <w:tcPr>
            <w:tcW w:w="0" w:type="auto"/>
            <w:shd w:val="clear" w:color="auto" w:fill="FFFFFF" w:themeFill="background1"/>
            <w:vAlign w:val="center"/>
            <w:tcPrChange w:id="73" w:author="Alexander Lambut" w:date="2026-07-03T02:14:00Z" w16du:dateUtc="2026-07-02T18:14:00Z">
              <w:tcPr>
                <w:tcW w:w="3456" w:type="dxa"/>
                <w:vAlign w:val="center"/>
              </w:tcPr>
            </w:tcPrChange>
          </w:tcPr>
          <w:p w14:paraId="65607118" w14:textId="77777777" w:rsidR="002D5DA9" w:rsidRPr="00DB5B20" w:rsidRDefault="004B715A">
            <w:pPr>
              <w:rPr>
                <w:szCs w:val="24"/>
              </w:rPr>
            </w:pPr>
            <w:r w:rsidRPr="00DB5B20">
              <w:rPr>
                <w:szCs w:val="24"/>
                <w:rPrChange w:id="74" w:author="Alexander Lambut" w:date="2026-07-03T02:14:00Z" w16du:dateUtc="2026-07-02T18:14:00Z">
                  <w:rPr>
                    <w:sz w:val="12"/>
                  </w:rPr>
                </w:rPrChange>
              </w:rPr>
              <w:t>bab4_k_selection_results.csv</w:t>
            </w:r>
          </w:p>
        </w:tc>
        <w:tc>
          <w:tcPr>
            <w:tcW w:w="0" w:type="auto"/>
            <w:shd w:val="clear" w:color="auto" w:fill="FFFFFF" w:themeFill="background1"/>
            <w:vAlign w:val="center"/>
            <w:tcPrChange w:id="75" w:author="Alexander Lambut" w:date="2026-07-03T02:14:00Z" w16du:dateUtc="2026-07-02T18:14:00Z">
              <w:tcPr>
                <w:tcW w:w="3456" w:type="dxa"/>
                <w:gridSpan w:val="2"/>
                <w:vAlign w:val="center"/>
              </w:tcPr>
            </w:tcPrChange>
          </w:tcPr>
          <w:p w14:paraId="3FDF8D32" w14:textId="77777777" w:rsidR="002D5DA9" w:rsidRPr="00DB5B20" w:rsidRDefault="004B715A">
            <w:pPr>
              <w:rPr>
                <w:szCs w:val="24"/>
              </w:rPr>
            </w:pPr>
            <w:r w:rsidRPr="00DB5B20">
              <w:rPr>
                <w:szCs w:val="24"/>
                <w:rPrChange w:id="76" w:author="Alexander Lambut" w:date="2026-07-03T02:14:00Z" w16du:dateUtc="2026-07-02T18:14:00Z">
                  <w:rPr>
                    <w:sz w:val="12"/>
                  </w:rPr>
                </w:rPrChange>
              </w:rPr>
              <w:t>Hasil uji K=2 sampai K=10</w:t>
            </w:r>
          </w:p>
        </w:tc>
        <w:tc>
          <w:tcPr>
            <w:tcW w:w="0" w:type="auto"/>
            <w:shd w:val="clear" w:color="auto" w:fill="FFFFFF" w:themeFill="background1"/>
            <w:vAlign w:val="center"/>
            <w:tcPrChange w:id="77" w:author="Alexander Lambut" w:date="2026-07-03T02:14:00Z" w16du:dateUtc="2026-07-02T18:14:00Z">
              <w:tcPr>
                <w:tcW w:w="3456" w:type="dxa"/>
                <w:gridSpan w:val="2"/>
                <w:vAlign w:val="center"/>
              </w:tcPr>
            </w:tcPrChange>
          </w:tcPr>
          <w:p w14:paraId="7E388B15" w14:textId="77777777" w:rsidR="002D5DA9" w:rsidRPr="00DB5B20" w:rsidRDefault="004B715A">
            <w:pPr>
              <w:jc w:val="center"/>
              <w:rPr>
                <w:szCs w:val="24"/>
              </w:rPr>
              <w:pPrChange w:id="78" w:author="Alexander Lambut" w:date="2026-07-03T02:15:00Z" w16du:dateUtc="2026-07-02T18:15:00Z">
                <w:pPr/>
              </w:pPrChange>
            </w:pPr>
            <w:r w:rsidRPr="00DB5B20">
              <w:rPr>
                <w:szCs w:val="24"/>
                <w:rPrChange w:id="79" w:author="Alexander Lambut" w:date="2026-07-03T02:14:00Z" w16du:dateUtc="2026-07-02T18:14:00Z">
                  <w:rPr>
                    <w:sz w:val="12"/>
                  </w:rPr>
                </w:rPrChange>
              </w:rPr>
              <w:t>1</w:t>
            </w:r>
          </w:p>
        </w:tc>
      </w:tr>
      <w:tr w:rsidR="002D5DA9" w:rsidRPr="00DB5B20" w14:paraId="3DA29986" w14:textId="77777777" w:rsidTr="00DB5B20">
        <w:trPr>
          <w:jc w:val="center"/>
          <w:trPrChange w:id="80" w:author="Alexander Lambut" w:date="2026-07-03T02:14:00Z" w16du:dateUtc="2026-07-02T18:14:00Z">
            <w:trPr>
              <w:gridAfter w:val="0"/>
              <w:jc w:val="center"/>
            </w:trPr>
          </w:trPrChange>
        </w:trPr>
        <w:tc>
          <w:tcPr>
            <w:tcW w:w="0" w:type="auto"/>
            <w:shd w:val="clear" w:color="auto" w:fill="FFFFFF" w:themeFill="background1"/>
            <w:vAlign w:val="center"/>
            <w:tcPrChange w:id="81" w:author="Alexander Lambut" w:date="2026-07-03T02:14:00Z" w16du:dateUtc="2026-07-02T18:14:00Z">
              <w:tcPr>
                <w:tcW w:w="3456" w:type="dxa"/>
                <w:vAlign w:val="center"/>
              </w:tcPr>
            </w:tcPrChange>
          </w:tcPr>
          <w:p w14:paraId="6050765F" w14:textId="77777777" w:rsidR="002D5DA9" w:rsidRPr="00DB5B20" w:rsidRDefault="004B715A">
            <w:pPr>
              <w:rPr>
                <w:szCs w:val="24"/>
              </w:rPr>
            </w:pPr>
            <w:r w:rsidRPr="00DB5B20">
              <w:rPr>
                <w:szCs w:val="24"/>
                <w:rPrChange w:id="82" w:author="Alexander Lambut" w:date="2026-07-03T02:14:00Z" w16du:dateUtc="2026-07-02T18:14:00Z">
                  <w:rPr>
                    <w:sz w:val="12"/>
                  </w:rPr>
                </w:rPrChange>
              </w:rPr>
              <w:t>bab4_final_model_metrics.csv</w:t>
            </w:r>
          </w:p>
        </w:tc>
        <w:tc>
          <w:tcPr>
            <w:tcW w:w="0" w:type="auto"/>
            <w:shd w:val="clear" w:color="auto" w:fill="FFFFFF" w:themeFill="background1"/>
            <w:vAlign w:val="center"/>
            <w:tcPrChange w:id="83" w:author="Alexander Lambut" w:date="2026-07-03T02:14:00Z" w16du:dateUtc="2026-07-02T18:14:00Z">
              <w:tcPr>
                <w:tcW w:w="3456" w:type="dxa"/>
                <w:gridSpan w:val="2"/>
                <w:vAlign w:val="center"/>
              </w:tcPr>
            </w:tcPrChange>
          </w:tcPr>
          <w:p w14:paraId="09D9F87A" w14:textId="77777777" w:rsidR="002D5DA9" w:rsidRPr="00DB5B20" w:rsidRDefault="004B715A">
            <w:pPr>
              <w:rPr>
                <w:szCs w:val="24"/>
              </w:rPr>
            </w:pPr>
            <w:r w:rsidRPr="00DB5B20">
              <w:rPr>
                <w:szCs w:val="24"/>
                <w:rPrChange w:id="84" w:author="Alexander Lambut" w:date="2026-07-03T02:14:00Z" w16du:dateUtc="2026-07-02T18:14:00Z">
                  <w:rPr>
                    <w:sz w:val="12"/>
                  </w:rPr>
                </w:rPrChange>
              </w:rPr>
              <w:t>Metrik model akhir K=4</w:t>
            </w:r>
          </w:p>
        </w:tc>
        <w:tc>
          <w:tcPr>
            <w:tcW w:w="0" w:type="auto"/>
            <w:shd w:val="clear" w:color="auto" w:fill="FFFFFF" w:themeFill="background1"/>
            <w:vAlign w:val="center"/>
            <w:tcPrChange w:id="85" w:author="Alexander Lambut" w:date="2026-07-03T02:14:00Z" w16du:dateUtc="2026-07-02T18:14:00Z">
              <w:tcPr>
                <w:tcW w:w="3456" w:type="dxa"/>
                <w:gridSpan w:val="2"/>
                <w:vAlign w:val="center"/>
              </w:tcPr>
            </w:tcPrChange>
          </w:tcPr>
          <w:p w14:paraId="0A1E0B42" w14:textId="77777777" w:rsidR="002D5DA9" w:rsidRPr="00DB5B20" w:rsidRDefault="004B715A">
            <w:pPr>
              <w:jc w:val="center"/>
              <w:rPr>
                <w:szCs w:val="24"/>
              </w:rPr>
              <w:pPrChange w:id="86" w:author="Alexander Lambut" w:date="2026-07-03T02:15:00Z" w16du:dateUtc="2026-07-02T18:15:00Z">
                <w:pPr/>
              </w:pPrChange>
            </w:pPr>
            <w:r w:rsidRPr="00DB5B20">
              <w:rPr>
                <w:szCs w:val="24"/>
                <w:rPrChange w:id="87" w:author="Alexander Lambut" w:date="2026-07-03T02:14:00Z" w16du:dateUtc="2026-07-02T18:14:00Z">
                  <w:rPr>
                    <w:sz w:val="12"/>
                  </w:rPr>
                </w:rPrChange>
              </w:rPr>
              <w:t>1</w:t>
            </w:r>
          </w:p>
        </w:tc>
      </w:tr>
      <w:tr w:rsidR="002D5DA9" w:rsidRPr="00DB5B20" w14:paraId="54DC4D9B" w14:textId="77777777" w:rsidTr="00DB5B20">
        <w:trPr>
          <w:jc w:val="center"/>
          <w:trPrChange w:id="88" w:author="Alexander Lambut" w:date="2026-07-03T02:14:00Z" w16du:dateUtc="2026-07-02T18:14:00Z">
            <w:trPr>
              <w:gridAfter w:val="0"/>
              <w:jc w:val="center"/>
            </w:trPr>
          </w:trPrChange>
        </w:trPr>
        <w:tc>
          <w:tcPr>
            <w:tcW w:w="0" w:type="auto"/>
            <w:shd w:val="clear" w:color="auto" w:fill="FFFFFF" w:themeFill="background1"/>
            <w:vAlign w:val="center"/>
            <w:tcPrChange w:id="89" w:author="Alexander Lambut" w:date="2026-07-03T02:14:00Z" w16du:dateUtc="2026-07-02T18:14:00Z">
              <w:tcPr>
                <w:tcW w:w="3456" w:type="dxa"/>
                <w:vAlign w:val="center"/>
              </w:tcPr>
            </w:tcPrChange>
          </w:tcPr>
          <w:p w14:paraId="21E88C83" w14:textId="77777777" w:rsidR="002D5DA9" w:rsidRPr="00DB5B20" w:rsidRDefault="004B715A">
            <w:pPr>
              <w:rPr>
                <w:szCs w:val="24"/>
              </w:rPr>
            </w:pPr>
            <w:r w:rsidRPr="00DB5B20">
              <w:rPr>
                <w:szCs w:val="24"/>
                <w:rPrChange w:id="90" w:author="Alexander Lambut" w:date="2026-07-03T02:14:00Z" w16du:dateUtc="2026-07-02T18:14:00Z">
                  <w:rPr>
                    <w:sz w:val="12"/>
                  </w:rPr>
                </w:rPrChange>
              </w:rPr>
              <w:t>bab4_cluster_size.csv</w:t>
            </w:r>
          </w:p>
        </w:tc>
        <w:tc>
          <w:tcPr>
            <w:tcW w:w="0" w:type="auto"/>
            <w:shd w:val="clear" w:color="auto" w:fill="FFFFFF" w:themeFill="background1"/>
            <w:vAlign w:val="center"/>
            <w:tcPrChange w:id="91" w:author="Alexander Lambut" w:date="2026-07-03T02:14:00Z" w16du:dateUtc="2026-07-02T18:14:00Z">
              <w:tcPr>
                <w:tcW w:w="3456" w:type="dxa"/>
                <w:gridSpan w:val="2"/>
                <w:vAlign w:val="center"/>
              </w:tcPr>
            </w:tcPrChange>
          </w:tcPr>
          <w:p w14:paraId="71634777" w14:textId="77777777" w:rsidR="002D5DA9" w:rsidRPr="00DB5B20" w:rsidRDefault="004B715A">
            <w:pPr>
              <w:rPr>
                <w:szCs w:val="24"/>
              </w:rPr>
            </w:pPr>
            <w:r w:rsidRPr="00DB5B20">
              <w:rPr>
                <w:szCs w:val="24"/>
                <w:rPrChange w:id="92" w:author="Alexander Lambut" w:date="2026-07-03T02:14:00Z" w16du:dateUtc="2026-07-02T18:14:00Z">
                  <w:rPr>
                    <w:sz w:val="12"/>
                  </w:rPr>
                </w:rPrChange>
              </w:rPr>
              <w:t>Jumlah transaksi per cluster</w:t>
            </w:r>
          </w:p>
        </w:tc>
        <w:tc>
          <w:tcPr>
            <w:tcW w:w="0" w:type="auto"/>
            <w:shd w:val="clear" w:color="auto" w:fill="FFFFFF" w:themeFill="background1"/>
            <w:vAlign w:val="center"/>
            <w:tcPrChange w:id="93" w:author="Alexander Lambut" w:date="2026-07-03T02:14:00Z" w16du:dateUtc="2026-07-02T18:14:00Z">
              <w:tcPr>
                <w:tcW w:w="3456" w:type="dxa"/>
                <w:gridSpan w:val="2"/>
                <w:vAlign w:val="center"/>
              </w:tcPr>
            </w:tcPrChange>
          </w:tcPr>
          <w:p w14:paraId="08B9A42F" w14:textId="77777777" w:rsidR="002D5DA9" w:rsidRPr="00DB5B20" w:rsidRDefault="004B715A">
            <w:pPr>
              <w:jc w:val="center"/>
              <w:rPr>
                <w:szCs w:val="24"/>
              </w:rPr>
              <w:pPrChange w:id="94" w:author="Alexander Lambut" w:date="2026-07-03T02:15:00Z" w16du:dateUtc="2026-07-02T18:15:00Z">
                <w:pPr/>
              </w:pPrChange>
            </w:pPr>
            <w:r w:rsidRPr="00DB5B20">
              <w:rPr>
                <w:szCs w:val="24"/>
                <w:rPrChange w:id="95" w:author="Alexander Lambut" w:date="2026-07-03T02:14:00Z" w16du:dateUtc="2026-07-02T18:14:00Z">
                  <w:rPr>
                    <w:sz w:val="12"/>
                  </w:rPr>
                </w:rPrChange>
              </w:rPr>
              <w:t>1</w:t>
            </w:r>
          </w:p>
        </w:tc>
      </w:tr>
      <w:tr w:rsidR="002D5DA9" w:rsidRPr="00DB5B20" w14:paraId="2812E876" w14:textId="77777777" w:rsidTr="00DB5B20">
        <w:trPr>
          <w:jc w:val="center"/>
          <w:trPrChange w:id="96" w:author="Alexander Lambut" w:date="2026-07-03T02:14:00Z" w16du:dateUtc="2026-07-02T18:14:00Z">
            <w:trPr>
              <w:gridAfter w:val="0"/>
              <w:jc w:val="center"/>
            </w:trPr>
          </w:trPrChange>
        </w:trPr>
        <w:tc>
          <w:tcPr>
            <w:tcW w:w="0" w:type="auto"/>
            <w:shd w:val="clear" w:color="auto" w:fill="FFFFFF" w:themeFill="background1"/>
            <w:vAlign w:val="center"/>
            <w:tcPrChange w:id="97" w:author="Alexander Lambut" w:date="2026-07-03T02:14:00Z" w16du:dateUtc="2026-07-02T18:14:00Z">
              <w:tcPr>
                <w:tcW w:w="3456" w:type="dxa"/>
                <w:vAlign w:val="center"/>
              </w:tcPr>
            </w:tcPrChange>
          </w:tcPr>
          <w:p w14:paraId="229A056F" w14:textId="77777777" w:rsidR="002D5DA9" w:rsidRPr="00DB5B20" w:rsidRDefault="004B715A">
            <w:pPr>
              <w:rPr>
                <w:szCs w:val="24"/>
              </w:rPr>
            </w:pPr>
            <w:r w:rsidRPr="00DB5B20">
              <w:rPr>
                <w:szCs w:val="24"/>
                <w:rPrChange w:id="98" w:author="Alexander Lambut" w:date="2026-07-03T02:14:00Z" w16du:dateUtc="2026-07-02T18:14:00Z">
                  <w:rPr>
                    <w:sz w:val="12"/>
                  </w:rPr>
                </w:rPrChange>
              </w:rPr>
              <w:t>bab4_cluster_profile_summary.csv</w:t>
            </w:r>
          </w:p>
        </w:tc>
        <w:tc>
          <w:tcPr>
            <w:tcW w:w="0" w:type="auto"/>
            <w:shd w:val="clear" w:color="auto" w:fill="FFFFFF" w:themeFill="background1"/>
            <w:vAlign w:val="center"/>
            <w:tcPrChange w:id="99" w:author="Alexander Lambut" w:date="2026-07-03T02:14:00Z" w16du:dateUtc="2026-07-02T18:14:00Z">
              <w:tcPr>
                <w:tcW w:w="3456" w:type="dxa"/>
                <w:gridSpan w:val="2"/>
                <w:vAlign w:val="center"/>
              </w:tcPr>
            </w:tcPrChange>
          </w:tcPr>
          <w:p w14:paraId="09CF29CD" w14:textId="77777777" w:rsidR="002D5DA9" w:rsidRPr="00DB5B20" w:rsidRDefault="004B715A">
            <w:pPr>
              <w:rPr>
                <w:szCs w:val="24"/>
              </w:rPr>
            </w:pPr>
            <w:r w:rsidRPr="00DB5B20">
              <w:rPr>
                <w:szCs w:val="24"/>
                <w:rPrChange w:id="100" w:author="Alexander Lambut" w:date="2026-07-03T02:14:00Z" w16du:dateUtc="2026-07-02T18:14:00Z">
                  <w:rPr>
                    <w:sz w:val="12"/>
                  </w:rPr>
                </w:rPrChange>
              </w:rPr>
              <w:t>Ringkasan awal profil cluster</w:t>
            </w:r>
          </w:p>
        </w:tc>
        <w:tc>
          <w:tcPr>
            <w:tcW w:w="0" w:type="auto"/>
            <w:shd w:val="clear" w:color="auto" w:fill="FFFFFF" w:themeFill="background1"/>
            <w:vAlign w:val="center"/>
            <w:tcPrChange w:id="101" w:author="Alexander Lambut" w:date="2026-07-03T02:14:00Z" w16du:dateUtc="2026-07-02T18:14:00Z">
              <w:tcPr>
                <w:tcW w:w="3456" w:type="dxa"/>
                <w:gridSpan w:val="2"/>
                <w:vAlign w:val="center"/>
              </w:tcPr>
            </w:tcPrChange>
          </w:tcPr>
          <w:p w14:paraId="6B8352F8" w14:textId="77777777" w:rsidR="002D5DA9" w:rsidRPr="00DB5B20" w:rsidRDefault="004B715A">
            <w:pPr>
              <w:jc w:val="center"/>
              <w:rPr>
                <w:szCs w:val="24"/>
              </w:rPr>
              <w:pPrChange w:id="102" w:author="Alexander Lambut" w:date="2026-07-03T02:15:00Z" w16du:dateUtc="2026-07-02T18:15:00Z">
                <w:pPr/>
              </w:pPrChange>
            </w:pPr>
            <w:r w:rsidRPr="00DB5B20">
              <w:rPr>
                <w:szCs w:val="24"/>
                <w:rPrChange w:id="103" w:author="Alexander Lambut" w:date="2026-07-03T02:14:00Z" w16du:dateUtc="2026-07-02T18:14:00Z">
                  <w:rPr>
                    <w:sz w:val="12"/>
                  </w:rPr>
                </w:rPrChange>
              </w:rPr>
              <w:t>1</w:t>
            </w:r>
          </w:p>
        </w:tc>
      </w:tr>
      <w:tr w:rsidR="002D5DA9" w:rsidRPr="00DB5B20" w14:paraId="339FB8B9" w14:textId="77777777" w:rsidTr="00DB5B20">
        <w:trPr>
          <w:jc w:val="center"/>
          <w:trPrChange w:id="104" w:author="Alexander Lambut" w:date="2026-07-03T02:14:00Z" w16du:dateUtc="2026-07-02T18:14:00Z">
            <w:trPr>
              <w:gridAfter w:val="0"/>
              <w:jc w:val="center"/>
            </w:trPr>
          </w:trPrChange>
        </w:trPr>
        <w:tc>
          <w:tcPr>
            <w:tcW w:w="0" w:type="auto"/>
            <w:shd w:val="clear" w:color="auto" w:fill="FFFFFF" w:themeFill="background1"/>
            <w:vAlign w:val="center"/>
            <w:tcPrChange w:id="105" w:author="Alexander Lambut" w:date="2026-07-03T02:14:00Z" w16du:dateUtc="2026-07-02T18:14:00Z">
              <w:tcPr>
                <w:tcW w:w="3456" w:type="dxa"/>
                <w:vAlign w:val="center"/>
              </w:tcPr>
            </w:tcPrChange>
          </w:tcPr>
          <w:p w14:paraId="786CADC9" w14:textId="77777777" w:rsidR="002D5DA9" w:rsidRPr="00DB5B20" w:rsidRDefault="004B715A">
            <w:pPr>
              <w:rPr>
                <w:szCs w:val="24"/>
              </w:rPr>
            </w:pPr>
            <w:r w:rsidRPr="00DB5B20">
              <w:rPr>
                <w:szCs w:val="24"/>
                <w:rPrChange w:id="106" w:author="Alexander Lambut" w:date="2026-07-03T02:14:00Z" w16du:dateUtc="2026-07-02T18:14:00Z">
                  <w:rPr>
                    <w:sz w:val="12"/>
                  </w:rPr>
                </w:rPrChange>
              </w:rPr>
              <w:t>bab4_kmeans_centroids.csv</w:t>
            </w:r>
          </w:p>
        </w:tc>
        <w:tc>
          <w:tcPr>
            <w:tcW w:w="0" w:type="auto"/>
            <w:shd w:val="clear" w:color="auto" w:fill="FFFFFF" w:themeFill="background1"/>
            <w:vAlign w:val="center"/>
            <w:tcPrChange w:id="107" w:author="Alexander Lambut" w:date="2026-07-03T02:14:00Z" w16du:dateUtc="2026-07-02T18:14:00Z">
              <w:tcPr>
                <w:tcW w:w="3456" w:type="dxa"/>
                <w:gridSpan w:val="2"/>
                <w:vAlign w:val="center"/>
              </w:tcPr>
            </w:tcPrChange>
          </w:tcPr>
          <w:p w14:paraId="7C53FDB0" w14:textId="77777777" w:rsidR="002D5DA9" w:rsidRPr="00DB5B20" w:rsidRDefault="004B715A">
            <w:pPr>
              <w:rPr>
                <w:szCs w:val="24"/>
              </w:rPr>
            </w:pPr>
            <w:r w:rsidRPr="00DB5B20">
              <w:rPr>
                <w:szCs w:val="24"/>
                <w:rPrChange w:id="108" w:author="Alexander Lambut" w:date="2026-07-03T02:14:00Z" w16du:dateUtc="2026-07-02T18:14:00Z">
                  <w:rPr>
                    <w:sz w:val="12"/>
                  </w:rPr>
                </w:rPrChange>
              </w:rPr>
              <w:t>Centroid model K-Means</w:t>
            </w:r>
          </w:p>
        </w:tc>
        <w:tc>
          <w:tcPr>
            <w:tcW w:w="0" w:type="auto"/>
            <w:shd w:val="clear" w:color="auto" w:fill="FFFFFF" w:themeFill="background1"/>
            <w:vAlign w:val="center"/>
            <w:tcPrChange w:id="109" w:author="Alexander Lambut" w:date="2026-07-03T02:14:00Z" w16du:dateUtc="2026-07-02T18:14:00Z">
              <w:tcPr>
                <w:tcW w:w="3456" w:type="dxa"/>
                <w:gridSpan w:val="2"/>
                <w:vAlign w:val="center"/>
              </w:tcPr>
            </w:tcPrChange>
          </w:tcPr>
          <w:p w14:paraId="3D384AF0" w14:textId="77777777" w:rsidR="002D5DA9" w:rsidRPr="00DB5B20" w:rsidRDefault="004B715A">
            <w:pPr>
              <w:jc w:val="center"/>
              <w:rPr>
                <w:szCs w:val="24"/>
              </w:rPr>
              <w:pPrChange w:id="110" w:author="Alexander Lambut" w:date="2026-07-03T02:15:00Z" w16du:dateUtc="2026-07-02T18:15:00Z">
                <w:pPr/>
              </w:pPrChange>
            </w:pPr>
            <w:r w:rsidRPr="00DB5B20">
              <w:rPr>
                <w:szCs w:val="24"/>
                <w:rPrChange w:id="111" w:author="Alexander Lambut" w:date="2026-07-03T02:14:00Z" w16du:dateUtc="2026-07-02T18:14:00Z">
                  <w:rPr>
                    <w:sz w:val="12"/>
                  </w:rPr>
                </w:rPrChange>
              </w:rPr>
              <w:t>1</w:t>
            </w:r>
          </w:p>
        </w:tc>
      </w:tr>
      <w:tr w:rsidR="002D5DA9" w:rsidRPr="00DB5B20" w14:paraId="0ADD3876" w14:textId="77777777" w:rsidTr="00DB5B20">
        <w:trPr>
          <w:jc w:val="center"/>
          <w:trPrChange w:id="112" w:author="Alexander Lambut" w:date="2026-07-03T02:14:00Z" w16du:dateUtc="2026-07-02T18:14:00Z">
            <w:trPr>
              <w:gridAfter w:val="0"/>
              <w:jc w:val="center"/>
            </w:trPr>
          </w:trPrChange>
        </w:trPr>
        <w:tc>
          <w:tcPr>
            <w:tcW w:w="0" w:type="auto"/>
            <w:shd w:val="clear" w:color="auto" w:fill="FFFFFF" w:themeFill="background1"/>
            <w:vAlign w:val="center"/>
            <w:tcPrChange w:id="113" w:author="Alexander Lambut" w:date="2026-07-03T02:14:00Z" w16du:dateUtc="2026-07-02T18:14:00Z">
              <w:tcPr>
                <w:tcW w:w="3456" w:type="dxa"/>
                <w:vAlign w:val="center"/>
              </w:tcPr>
            </w:tcPrChange>
          </w:tcPr>
          <w:p w14:paraId="117E5B64" w14:textId="77777777" w:rsidR="002D5DA9" w:rsidRPr="00DB5B20" w:rsidRDefault="004B715A">
            <w:pPr>
              <w:rPr>
                <w:szCs w:val="24"/>
              </w:rPr>
            </w:pPr>
            <w:r w:rsidRPr="00DB5B20">
              <w:rPr>
                <w:szCs w:val="24"/>
                <w:rPrChange w:id="114" w:author="Alexander Lambut" w:date="2026-07-03T02:14:00Z" w16du:dateUtc="2026-07-02T18:14:00Z">
                  <w:rPr>
                    <w:sz w:val="12"/>
                  </w:rPr>
                </w:rPrChange>
              </w:rPr>
              <w:t>data_clustering_profile_with_cluster.csv</w:t>
            </w:r>
          </w:p>
        </w:tc>
        <w:tc>
          <w:tcPr>
            <w:tcW w:w="0" w:type="auto"/>
            <w:shd w:val="clear" w:color="auto" w:fill="FFFFFF" w:themeFill="background1"/>
            <w:vAlign w:val="center"/>
            <w:tcPrChange w:id="115" w:author="Alexander Lambut" w:date="2026-07-03T02:14:00Z" w16du:dateUtc="2026-07-02T18:14:00Z">
              <w:tcPr>
                <w:tcW w:w="3456" w:type="dxa"/>
                <w:gridSpan w:val="2"/>
                <w:vAlign w:val="center"/>
              </w:tcPr>
            </w:tcPrChange>
          </w:tcPr>
          <w:p w14:paraId="3784B810" w14:textId="77777777" w:rsidR="002D5DA9" w:rsidRPr="00DB5B20" w:rsidRDefault="004B715A">
            <w:pPr>
              <w:rPr>
                <w:szCs w:val="24"/>
              </w:rPr>
            </w:pPr>
            <w:r w:rsidRPr="00DB5B20">
              <w:rPr>
                <w:szCs w:val="24"/>
                <w:rPrChange w:id="116" w:author="Alexander Lambut" w:date="2026-07-03T02:14:00Z" w16du:dateUtc="2026-07-02T18:14:00Z">
                  <w:rPr>
                    <w:sz w:val="12"/>
                  </w:rPr>
                </w:rPrChange>
              </w:rPr>
              <w:t>Data profiling yang sudah memiliki kolom Cluster</w:t>
            </w:r>
          </w:p>
        </w:tc>
        <w:tc>
          <w:tcPr>
            <w:tcW w:w="0" w:type="auto"/>
            <w:shd w:val="clear" w:color="auto" w:fill="FFFFFF" w:themeFill="background1"/>
            <w:vAlign w:val="center"/>
            <w:tcPrChange w:id="117" w:author="Alexander Lambut" w:date="2026-07-03T02:14:00Z" w16du:dateUtc="2026-07-02T18:14:00Z">
              <w:tcPr>
                <w:tcW w:w="3456" w:type="dxa"/>
                <w:gridSpan w:val="2"/>
                <w:vAlign w:val="center"/>
              </w:tcPr>
            </w:tcPrChange>
          </w:tcPr>
          <w:p w14:paraId="79960225" w14:textId="77777777" w:rsidR="002D5DA9" w:rsidRPr="00DB5B20" w:rsidRDefault="004B715A">
            <w:pPr>
              <w:jc w:val="center"/>
              <w:rPr>
                <w:szCs w:val="24"/>
              </w:rPr>
              <w:pPrChange w:id="118" w:author="Alexander Lambut" w:date="2026-07-03T02:15:00Z" w16du:dateUtc="2026-07-02T18:15:00Z">
                <w:pPr/>
              </w:pPrChange>
            </w:pPr>
            <w:r w:rsidRPr="00DB5B20">
              <w:rPr>
                <w:szCs w:val="24"/>
                <w:rPrChange w:id="119" w:author="Alexander Lambut" w:date="2026-07-03T02:14:00Z" w16du:dateUtc="2026-07-02T18:14:00Z">
                  <w:rPr>
                    <w:sz w:val="12"/>
                  </w:rPr>
                </w:rPrChange>
              </w:rPr>
              <w:t>1</w:t>
            </w:r>
          </w:p>
        </w:tc>
      </w:tr>
      <w:tr w:rsidR="002D5DA9" w:rsidRPr="00DB5B20" w14:paraId="79D7CCA9" w14:textId="77777777" w:rsidTr="00DB5B20">
        <w:trPr>
          <w:jc w:val="center"/>
          <w:trPrChange w:id="120" w:author="Alexander Lambut" w:date="2026-07-03T02:14:00Z" w16du:dateUtc="2026-07-02T18:14:00Z">
            <w:trPr>
              <w:gridAfter w:val="0"/>
              <w:jc w:val="center"/>
            </w:trPr>
          </w:trPrChange>
        </w:trPr>
        <w:tc>
          <w:tcPr>
            <w:tcW w:w="0" w:type="auto"/>
            <w:shd w:val="clear" w:color="auto" w:fill="FFFFFF" w:themeFill="background1"/>
            <w:vAlign w:val="center"/>
            <w:tcPrChange w:id="121" w:author="Alexander Lambut" w:date="2026-07-03T02:14:00Z" w16du:dateUtc="2026-07-02T18:14:00Z">
              <w:tcPr>
                <w:tcW w:w="3456" w:type="dxa"/>
                <w:vAlign w:val="center"/>
              </w:tcPr>
            </w:tcPrChange>
          </w:tcPr>
          <w:p w14:paraId="63CBB373" w14:textId="77777777" w:rsidR="002D5DA9" w:rsidRPr="00DB5B20" w:rsidRDefault="004B715A">
            <w:pPr>
              <w:rPr>
                <w:szCs w:val="24"/>
              </w:rPr>
            </w:pPr>
            <w:r w:rsidRPr="00DB5B20">
              <w:rPr>
                <w:szCs w:val="24"/>
                <w:rPrChange w:id="122" w:author="Alexander Lambut" w:date="2026-07-03T02:14:00Z" w16du:dateUtc="2026-07-02T18:14:00Z">
                  <w:rPr>
                    <w:sz w:val="12"/>
                  </w:rPr>
                </w:rPrChange>
              </w:rPr>
              <w:t>model_kmeans_clustering_k4.pkl</w:t>
            </w:r>
          </w:p>
        </w:tc>
        <w:tc>
          <w:tcPr>
            <w:tcW w:w="0" w:type="auto"/>
            <w:shd w:val="clear" w:color="auto" w:fill="FFFFFF" w:themeFill="background1"/>
            <w:vAlign w:val="center"/>
            <w:tcPrChange w:id="123" w:author="Alexander Lambut" w:date="2026-07-03T02:14:00Z" w16du:dateUtc="2026-07-02T18:14:00Z">
              <w:tcPr>
                <w:tcW w:w="3456" w:type="dxa"/>
                <w:gridSpan w:val="2"/>
                <w:vAlign w:val="center"/>
              </w:tcPr>
            </w:tcPrChange>
          </w:tcPr>
          <w:p w14:paraId="18B01F8B" w14:textId="77777777" w:rsidR="002D5DA9" w:rsidRPr="00DB5B20" w:rsidRDefault="004B715A">
            <w:pPr>
              <w:rPr>
                <w:szCs w:val="24"/>
              </w:rPr>
            </w:pPr>
            <w:r w:rsidRPr="00DB5B20">
              <w:rPr>
                <w:szCs w:val="24"/>
                <w:rPrChange w:id="124" w:author="Alexander Lambut" w:date="2026-07-03T02:14:00Z" w16du:dateUtc="2026-07-02T18:14:00Z">
                  <w:rPr>
                    <w:sz w:val="12"/>
                  </w:rPr>
                </w:rPrChange>
              </w:rPr>
              <w:t>Model K-Means final untuk deployment</w:t>
            </w:r>
          </w:p>
        </w:tc>
        <w:tc>
          <w:tcPr>
            <w:tcW w:w="0" w:type="auto"/>
            <w:shd w:val="clear" w:color="auto" w:fill="FFFFFF" w:themeFill="background1"/>
            <w:vAlign w:val="center"/>
            <w:tcPrChange w:id="125" w:author="Alexander Lambut" w:date="2026-07-03T02:14:00Z" w16du:dateUtc="2026-07-02T18:14:00Z">
              <w:tcPr>
                <w:tcW w:w="3456" w:type="dxa"/>
                <w:gridSpan w:val="2"/>
                <w:vAlign w:val="center"/>
              </w:tcPr>
            </w:tcPrChange>
          </w:tcPr>
          <w:p w14:paraId="37B6C607" w14:textId="77777777" w:rsidR="002D5DA9" w:rsidRPr="00DB5B20" w:rsidRDefault="004B715A">
            <w:pPr>
              <w:jc w:val="center"/>
              <w:rPr>
                <w:szCs w:val="24"/>
              </w:rPr>
              <w:pPrChange w:id="126" w:author="Alexander Lambut" w:date="2026-07-03T02:15:00Z" w16du:dateUtc="2026-07-02T18:15:00Z">
                <w:pPr/>
              </w:pPrChange>
            </w:pPr>
            <w:r w:rsidRPr="00DB5B20">
              <w:rPr>
                <w:szCs w:val="24"/>
                <w:rPrChange w:id="127" w:author="Alexander Lambut" w:date="2026-07-03T02:14:00Z" w16du:dateUtc="2026-07-02T18:14:00Z">
                  <w:rPr>
                    <w:sz w:val="12"/>
                  </w:rPr>
                </w:rPrChange>
              </w:rPr>
              <w:t>1</w:t>
            </w:r>
          </w:p>
        </w:tc>
      </w:tr>
      <w:tr w:rsidR="002D5DA9" w:rsidRPr="00DB5B20" w14:paraId="20CBE398" w14:textId="77777777" w:rsidTr="00DB5B20">
        <w:trPr>
          <w:jc w:val="center"/>
          <w:trPrChange w:id="128" w:author="Alexander Lambut" w:date="2026-07-03T02:14:00Z" w16du:dateUtc="2026-07-02T18:14:00Z">
            <w:trPr>
              <w:gridAfter w:val="0"/>
              <w:jc w:val="center"/>
            </w:trPr>
          </w:trPrChange>
        </w:trPr>
        <w:tc>
          <w:tcPr>
            <w:tcW w:w="0" w:type="auto"/>
            <w:shd w:val="clear" w:color="auto" w:fill="FFFFFF" w:themeFill="background1"/>
            <w:vAlign w:val="center"/>
            <w:tcPrChange w:id="129" w:author="Alexander Lambut" w:date="2026-07-03T02:14:00Z" w16du:dateUtc="2026-07-02T18:14:00Z">
              <w:tcPr>
                <w:tcW w:w="3456" w:type="dxa"/>
                <w:vAlign w:val="center"/>
              </w:tcPr>
            </w:tcPrChange>
          </w:tcPr>
          <w:p w14:paraId="66D37298" w14:textId="77777777" w:rsidR="002D5DA9" w:rsidRPr="00DB5B20" w:rsidRDefault="004B715A">
            <w:pPr>
              <w:rPr>
                <w:szCs w:val="24"/>
              </w:rPr>
            </w:pPr>
            <w:r w:rsidRPr="00DB5B20">
              <w:rPr>
                <w:szCs w:val="24"/>
                <w:rPrChange w:id="130" w:author="Alexander Lambut" w:date="2026-07-03T02:14:00Z" w16du:dateUtc="2026-07-02T18:14:00Z">
                  <w:rPr>
                    <w:sz w:val="12"/>
                  </w:rPr>
                </w:rPrChange>
              </w:rPr>
              <w:t>fig_bab4_elbow.png</w:t>
            </w:r>
          </w:p>
        </w:tc>
        <w:tc>
          <w:tcPr>
            <w:tcW w:w="0" w:type="auto"/>
            <w:shd w:val="clear" w:color="auto" w:fill="FFFFFF" w:themeFill="background1"/>
            <w:vAlign w:val="center"/>
            <w:tcPrChange w:id="131" w:author="Alexander Lambut" w:date="2026-07-03T02:14:00Z" w16du:dateUtc="2026-07-02T18:14:00Z">
              <w:tcPr>
                <w:tcW w:w="3456" w:type="dxa"/>
                <w:gridSpan w:val="2"/>
                <w:vAlign w:val="center"/>
              </w:tcPr>
            </w:tcPrChange>
          </w:tcPr>
          <w:p w14:paraId="58E00D28" w14:textId="77777777" w:rsidR="002D5DA9" w:rsidRPr="00DB5B20" w:rsidRDefault="004B715A">
            <w:pPr>
              <w:rPr>
                <w:szCs w:val="24"/>
              </w:rPr>
            </w:pPr>
            <w:r w:rsidRPr="00DB5B20">
              <w:rPr>
                <w:szCs w:val="24"/>
                <w:rPrChange w:id="132" w:author="Alexander Lambut" w:date="2026-07-03T02:14:00Z" w16du:dateUtc="2026-07-02T18:14:00Z">
                  <w:rPr>
                    <w:sz w:val="12"/>
                  </w:rPr>
                </w:rPrChange>
              </w:rPr>
              <w:t>Grafik Elbow Method</w:t>
            </w:r>
          </w:p>
        </w:tc>
        <w:tc>
          <w:tcPr>
            <w:tcW w:w="0" w:type="auto"/>
            <w:shd w:val="clear" w:color="auto" w:fill="FFFFFF" w:themeFill="background1"/>
            <w:vAlign w:val="center"/>
            <w:tcPrChange w:id="133" w:author="Alexander Lambut" w:date="2026-07-03T02:14:00Z" w16du:dateUtc="2026-07-02T18:14:00Z">
              <w:tcPr>
                <w:tcW w:w="3456" w:type="dxa"/>
                <w:gridSpan w:val="2"/>
                <w:vAlign w:val="center"/>
              </w:tcPr>
            </w:tcPrChange>
          </w:tcPr>
          <w:p w14:paraId="26658C80" w14:textId="77777777" w:rsidR="002D5DA9" w:rsidRPr="00DB5B20" w:rsidRDefault="004B715A">
            <w:pPr>
              <w:jc w:val="center"/>
              <w:rPr>
                <w:szCs w:val="24"/>
              </w:rPr>
              <w:pPrChange w:id="134" w:author="Alexander Lambut" w:date="2026-07-03T02:15:00Z" w16du:dateUtc="2026-07-02T18:15:00Z">
                <w:pPr/>
              </w:pPrChange>
            </w:pPr>
            <w:r w:rsidRPr="00DB5B20">
              <w:rPr>
                <w:szCs w:val="24"/>
                <w:rPrChange w:id="135" w:author="Alexander Lambut" w:date="2026-07-03T02:14:00Z" w16du:dateUtc="2026-07-02T18:14:00Z">
                  <w:rPr>
                    <w:sz w:val="12"/>
                  </w:rPr>
                </w:rPrChange>
              </w:rPr>
              <w:t>1</w:t>
            </w:r>
          </w:p>
        </w:tc>
      </w:tr>
      <w:tr w:rsidR="002D5DA9" w:rsidRPr="00DB5B20" w14:paraId="0BC0510A" w14:textId="77777777" w:rsidTr="00DB5B20">
        <w:trPr>
          <w:jc w:val="center"/>
          <w:trPrChange w:id="136" w:author="Alexander Lambut" w:date="2026-07-03T02:14:00Z" w16du:dateUtc="2026-07-02T18:14:00Z">
            <w:trPr>
              <w:gridAfter w:val="0"/>
              <w:jc w:val="center"/>
            </w:trPr>
          </w:trPrChange>
        </w:trPr>
        <w:tc>
          <w:tcPr>
            <w:tcW w:w="0" w:type="auto"/>
            <w:shd w:val="clear" w:color="auto" w:fill="FFFFFF" w:themeFill="background1"/>
            <w:vAlign w:val="center"/>
            <w:tcPrChange w:id="137" w:author="Alexander Lambut" w:date="2026-07-03T02:14:00Z" w16du:dateUtc="2026-07-02T18:14:00Z">
              <w:tcPr>
                <w:tcW w:w="3456" w:type="dxa"/>
                <w:vAlign w:val="center"/>
              </w:tcPr>
            </w:tcPrChange>
          </w:tcPr>
          <w:p w14:paraId="48E6F092" w14:textId="77777777" w:rsidR="002D5DA9" w:rsidRPr="00DB5B20" w:rsidRDefault="004B715A">
            <w:pPr>
              <w:rPr>
                <w:szCs w:val="24"/>
              </w:rPr>
            </w:pPr>
            <w:r w:rsidRPr="00DB5B20">
              <w:rPr>
                <w:szCs w:val="24"/>
                <w:rPrChange w:id="138" w:author="Alexander Lambut" w:date="2026-07-03T02:14:00Z" w16du:dateUtc="2026-07-02T18:14:00Z">
                  <w:rPr>
                    <w:sz w:val="12"/>
                  </w:rPr>
                </w:rPrChange>
              </w:rPr>
              <w:t>fig_bab4_silhouette.png</w:t>
            </w:r>
          </w:p>
        </w:tc>
        <w:tc>
          <w:tcPr>
            <w:tcW w:w="0" w:type="auto"/>
            <w:shd w:val="clear" w:color="auto" w:fill="FFFFFF" w:themeFill="background1"/>
            <w:vAlign w:val="center"/>
            <w:tcPrChange w:id="139" w:author="Alexander Lambut" w:date="2026-07-03T02:14:00Z" w16du:dateUtc="2026-07-02T18:14:00Z">
              <w:tcPr>
                <w:tcW w:w="3456" w:type="dxa"/>
                <w:gridSpan w:val="2"/>
                <w:vAlign w:val="center"/>
              </w:tcPr>
            </w:tcPrChange>
          </w:tcPr>
          <w:p w14:paraId="5EA7ED46" w14:textId="77777777" w:rsidR="002D5DA9" w:rsidRPr="00DB5B20" w:rsidRDefault="004B715A">
            <w:pPr>
              <w:rPr>
                <w:szCs w:val="24"/>
              </w:rPr>
            </w:pPr>
            <w:r w:rsidRPr="00DB5B20">
              <w:rPr>
                <w:szCs w:val="24"/>
                <w:rPrChange w:id="140" w:author="Alexander Lambut" w:date="2026-07-03T02:14:00Z" w16du:dateUtc="2026-07-02T18:14:00Z">
                  <w:rPr>
                    <w:sz w:val="12"/>
                  </w:rPr>
                </w:rPrChange>
              </w:rPr>
              <w:t>Grafik Silhouette Analysis</w:t>
            </w:r>
          </w:p>
        </w:tc>
        <w:tc>
          <w:tcPr>
            <w:tcW w:w="0" w:type="auto"/>
            <w:shd w:val="clear" w:color="auto" w:fill="FFFFFF" w:themeFill="background1"/>
            <w:vAlign w:val="center"/>
            <w:tcPrChange w:id="141" w:author="Alexander Lambut" w:date="2026-07-03T02:14:00Z" w16du:dateUtc="2026-07-02T18:14:00Z">
              <w:tcPr>
                <w:tcW w:w="3456" w:type="dxa"/>
                <w:gridSpan w:val="2"/>
                <w:vAlign w:val="center"/>
              </w:tcPr>
            </w:tcPrChange>
          </w:tcPr>
          <w:p w14:paraId="6B468745" w14:textId="77777777" w:rsidR="002D5DA9" w:rsidRPr="00DB5B20" w:rsidRDefault="004B715A">
            <w:pPr>
              <w:jc w:val="center"/>
              <w:rPr>
                <w:szCs w:val="24"/>
              </w:rPr>
              <w:pPrChange w:id="142" w:author="Alexander Lambut" w:date="2026-07-03T02:15:00Z" w16du:dateUtc="2026-07-02T18:15:00Z">
                <w:pPr/>
              </w:pPrChange>
            </w:pPr>
            <w:r w:rsidRPr="00DB5B20">
              <w:rPr>
                <w:szCs w:val="24"/>
                <w:rPrChange w:id="143" w:author="Alexander Lambut" w:date="2026-07-03T02:14:00Z" w16du:dateUtc="2026-07-02T18:14:00Z">
                  <w:rPr>
                    <w:sz w:val="12"/>
                  </w:rPr>
                </w:rPrChange>
              </w:rPr>
              <w:t>1</w:t>
            </w:r>
          </w:p>
        </w:tc>
      </w:tr>
      <w:tr w:rsidR="002D5DA9" w:rsidRPr="00DB5B20" w14:paraId="11D91D5E" w14:textId="77777777" w:rsidTr="00DB5B20">
        <w:trPr>
          <w:jc w:val="center"/>
          <w:trPrChange w:id="144" w:author="Alexander Lambut" w:date="2026-07-03T02:14:00Z" w16du:dateUtc="2026-07-02T18:14:00Z">
            <w:trPr>
              <w:gridAfter w:val="0"/>
              <w:jc w:val="center"/>
            </w:trPr>
          </w:trPrChange>
        </w:trPr>
        <w:tc>
          <w:tcPr>
            <w:tcW w:w="0" w:type="auto"/>
            <w:shd w:val="clear" w:color="auto" w:fill="FFFFFF" w:themeFill="background1"/>
            <w:vAlign w:val="center"/>
            <w:tcPrChange w:id="145" w:author="Alexander Lambut" w:date="2026-07-03T02:14:00Z" w16du:dateUtc="2026-07-02T18:14:00Z">
              <w:tcPr>
                <w:tcW w:w="3456" w:type="dxa"/>
                <w:vAlign w:val="center"/>
              </w:tcPr>
            </w:tcPrChange>
          </w:tcPr>
          <w:p w14:paraId="6BF1A08E" w14:textId="77777777" w:rsidR="002D5DA9" w:rsidRPr="00DB5B20" w:rsidRDefault="004B715A">
            <w:pPr>
              <w:rPr>
                <w:szCs w:val="24"/>
              </w:rPr>
            </w:pPr>
            <w:r w:rsidRPr="00DB5B20">
              <w:rPr>
                <w:szCs w:val="24"/>
                <w:rPrChange w:id="146" w:author="Alexander Lambut" w:date="2026-07-03T02:14:00Z" w16du:dateUtc="2026-07-02T18:14:00Z">
                  <w:rPr>
                    <w:sz w:val="12"/>
                  </w:rPr>
                </w:rPrChange>
              </w:rPr>
              <w:t>fig_bab4_dbi.png</w:t>
            </w:r>
          </w:p>
        </w:tc>
        <w:tc>
          <w:tcPr>
            <w:tcW w:w="0" w:type="auto"/>
            <w:shd w:val="clear" w:color="auto" w:fill="FFFFFF" w:themeFill="background1"/>
            <w:vAlign w:val="center"/>
            <w:tcPrChange w:id="147" w:author="Alexander Lambut" w:date="2026-07-03T02:14:00Z" w16du:dateUtc="2026-07-02T18:14:00Z">
              <w:tcPr>
                <w:tcW w:w="3456" w:type="dxa"/>
                <w:gridSpan w:val="2"/>
                <w:vAlign w:val="center"/>
              </w:tcPr>
            </w:tcPrChange>
          </w:tcPr>
          <w:p w14:paraId="2FA96312" w14:textId="77777777" w:rsidR="002D5DA9" w:rsidRPr="00DB5B20" w:rsidRDefault="004B715A">
            <w:pPr>
              <w:rPr>
                <w:szCs w:val="24"/>
              </w:rPr>
            </w:pPr>
            <w:r w:rsidRPr="00DB5B20">
              <w:rPr>
                <w:szCs w:val="24"/>
                <w:rPrChange w:id="148" w:author="Alexander Lambut" w:date="2026-07-03T02:14:00Z" w16du:dateUtc="2026-07-02T18:14:00Z">
                  <w:rPr>
                    <w:sz w:val="12"/>
                  </w:rPr>
                </w:rPrChange>
              </w:rPr>
              <w:t>Grafik Davies-Bouldin Index</w:t>
            </w:r>
          </w:p>
        </w:tc>
        <w:tc>
          <w:tcPr>
            <w:tcW w:w="0" w:type="auto"/>
            <w:shd w:val="clear" w:color="auto" w:fill="FFFFFF" w:themeFill="background1"/>
            <w:vAlign w:val="center"/>
            <w:tcPrChange w:id="149" w:author="Alexander Lambut" w:date="2026-07-03T02:14:00Z" w16du:dateUtc="2026-07-02T18:14:00Z">
              <w:tcPr>
                <w:tcW w:w="3456" w:type="dxa"/>
                <w:gridSpan w:val="2"/>
                <w:vAlign w:val="center"/>
              </w:tcPr>
            </w:tcPrChange>
          </w:tcPr>
          <w:p w14:paraId="104A6A35" w14:textId="77777777" w:rsidR="002D5DA9" w:rsidRPr="00DB5B20" w:rsidRDefault="004B715A">
            <w:pPr>
              <w:jc w:val="center"/>
              <w:rPr>
                <w:szCs w:val="24"/>
              </w:rPr>
              <w:pPrChange w:id="150" w:author="Alexander Lambut" w:date="2026-07-03T02:15:00Z" w16du:dateUtc="2026-07-02T18:15:00Z">
                <w:pPr/>
              </w:pPrChange>
            </w:pPr>
            <w:r w:rsidRPr="00DB5B20">
              <w:rPr>
                <w:szCs w:val="24"/>
                <w:rPrChange w:id="151" w:author="Alexander Lambut" w:date="2026-07-03T02:14:00Z" w16du:dateUtc="2026-07-02T18:14:00Z">
                  <w:rPr>
                    <w:sz w:val="12"/>
                  </w:rPr>
                </w:rPrChange>
              </w:rPr>
              <w:t>1</w:t>
            </w:r>
          </w:p>
        </w:tc>
      </w:tr>
      <w:tr w:rsidR="002D5DA9" w:rsidRPr="00DB5B20" w14:paraId="1189013F" w14:textId="77777777" w:rsidTr="00DB5B20">
        <w:trPr>
          <w:jc w:val="center"/>
          <w:trPrChange w:id="152" w:author="Alexander Lambut" w:date="2026-07-03T02:14:00Z" w16du:dateUtc="2026-07-02T18:14:00Z">
            <w:trPr>
              <w:gridAfter w:val="0"/>
              <w:jc w:val="center"/>
            </w:trPr>
          </w:trPrChange>
        </w:trPr>
        <w:tc>
          <w:tcPr>
            <w:tcW w:w="0" w:type="auto"/>
            <w:shd w:val="clear" w:color="auto" w:fill="FFFFFF" w:themeFill="background1"/>
            <w:vAlign w:val="center"/>
            <w:tcPrChange w:id="153" w:author="Alexander Lambut" w:date="2026-07-03T02:14:00Z" w16du:dateUtc="2026-07-02T18:14:00Z">
              <w:tcPr>
                <w:tcW w:w="3456" w:type="dxa"/>
                <w:vAlign w:val="center"/>
              </w:tcPr>
            </w:tcPrChange>
          </w:tcPr>
          <w:p w14:paraId="514855C5" w14:textId="77777777" w:rsidR="002D5DA9" w:rsidRPr="00DB5B20" w:rsidRDefault="004B715A">
            <w:pPr>
              <w:rPr>
                <w:szCs w:val="24"/>
              </w:rPr>
            </w:pPr>
            <w:r w:rsidRPr="00DB5B20">
              <w:rPr>
                <w:szCs w:val="24"/>
                <w:rPrChange w:id="154" w:author="Alexander Lambut" w:date="2026-07-03T02:14:00Z" w16du:dateUtc="2026-07-02T18:14:00Z">
                  <w:rPr>
                    <w:sz w:val="12"/>
                  </w:rPr>
                </w:rPrChange>
              </w:rPr>
              <w:t>fig_bab4_cluster_size.png</w:t>
            </w:r>
          </w:p>
        </w:tc>
        <w:tc>
          <w:tcPr>
            <w:tcW w:w="0" w:type="auto"/>
            <w:shd w:val="clear" w:color="auto" w:fill="FFFFFF" w:themeFill="background1"/>
            <w:vAlign w:val="center"/>
            <w:tcPrChange w:id="155" w:author="Alexander Lambut" w:date="2026-07-03T02:14:00Z" w16du:dateUtc="2026-07-02T18:14:00Z">
              <w:tcPr>
                <w:tcW w:w="3456" w:type="dxa"/>
                <w:gridSpan w:val="2"/>
                <w:vAlign w:val="center"/>
              </w:tcPr>
            </w:tcPrChange>
          </w:tcPr>
          <w:p w14:paraId="5F0F505D" w14:textId="77777777" w:rsidR="002D5DA9" w:rsidRPr="00DB5B20" w:rsidRDefault="004B715A">
            <w:pPr>
              <w:rPr>
                <w:szCs w:val="24"/>
              </w:rPr>
            </w:pPr>
            <w:r w:rsidRPr="00DB5B20">
              <w:rPr>
                <w:szCs w:val="24"/>
                <w:rPrChange w:id="156" w:author="Alexander Lambut" w:date="2026-07-03T02:14:00Z" w16du:dateUtc="2026-07-02T18:14:00Z">
                  <w:rPr>
                    <w:sz w:val="12"/>
                  </w:rPr>
                </w:rPrChange>
              </w:rPr>
              <w:t>Grafik ukuran cluster BAB IV</w:t>
            </w:r>
          </w:p>
        </w:tc>
        <w:tc>
          <w:tcPr>
            <w:tcW w:w="0" w:type="auto"/>
            <w:shd w:val="clear" w:color="auto" w:fill="FFFFFF" w:themeFill="background1"/>
            <w:vAlign w:val="center"/>
            <w:tcPrChange w:id="157" w:author="Alexander Lambut" w:date="2026-07-03T02:14:00Z" w16du:dateUtc="2026-07-02T18:14:00Z">
              <w:tcPr>
                <w:tcW w:w="3456" w:type="dxa"/>
                <w:gridSpan w:val="2"/>
                <w:vAlign w:val="center"/>
              </w:tcPr>
            </w:tcPrChange>
          </w:tcPr>
          <w:p w14:paraId="698AEBE8" w14:textId="77777777" w:rsidR="002D5DA9" w:rsidRPr="00DB5B20" w:rsidRDefault="004B715A">
            <w:pPr>
              <w:jc w:val="center"/>
              <w:rPr>
                <w:szCs w:val="24"/>
              </w:rPr>
              <w:pPrChange w:id="158" w:author="Alexander Lambut" w:date="2026-07-03T02:15:00Z" w16du:dateUtc="2026-07-02T18:15:00Z">
                <w:pPr/>
              </w:pPrChange>
            </w:pPr>
            <w:r w:rsidRPr="00DB5B20">
              <w:rPr>
                <w:szCs w:val="24"/>
                <w:rPrChange w:id="159" w:author="Alexander Lambut" w:date="2026-07-03T02:14:00Z" w16du:dateUtc="2026-07-02T18:14:00Z">
                  <w:rPr>
                    <w:sz w:val="12"/>
                  </w:rPr>
                </w:rPrChange>
              </w:rPr>
              <w:t>1</w:t>
            </w:r>
          </w:p>
        </w:tc>
      </w:tr>
      <w:tr w:rsidR="002D5DA9" w:rsidRPr="00DB5B20" w14:paraId="16F0B34E" w14:textId="77777777" w:rsidTr="00DB5B20">
        <w:trPr>
          <w:jc w:val="center"/>
          <w:trPrChange w:id="160" w:author="Alexander Lambut" w:date="2026-07-03T02:14:00Z" w16du:dateUtc="2026-07-02T18:14:00Z">
            <w:trPr>
              <w:gridAfter w:val="0"/>
              <w:jc w:val="center"/>
            </w:trPr>
          </w:trPrChange>
        </w:trPr>
        <w:tc>
          <w:tcPr>
            <w:tcW w:w="0" w:type="auto"/>
            <w:shd w:val="clear" w:color="auto" w:fill="FFFFFF" w:themeFill="background1"/>
            <w:vAlign w:val="center"/>
            <w:tcPrChange w:id="161" w:author="Alexander Lambut" w:date="2026-07-03T02:14:00Z" w16du:dateUtc="2026-07-02T18:14:00Z">
              <w:tcPr>
                <w:tcW w:w="3456" w:type="dxa"/>
                <w:vAlign w:val="center"/>
              </w:tcPr>
            </w:tcPrChange>
          </w:tcPr>
          <w:p w14:paraId="500178D2" w14:textId="77777777" w:rsidR="002D5DA9" w:rsidRPr="00DB5B20" w:rsidRDefault="004B715A">
            <w:pPr>
              <w:rPr>
                <w:szCs w:val="24"/>
              </w:rPr>
            </w:pPr>
            <w:r w:rsidRPr="00DB5B20">
              <w:rPr>
                <w:szCs w:val="24"/>
                <w:rPrChange w:id="162" w:author="Alexander Lambut" w:date="2026-07-03T02:14:00Z" w16du:dateUtc="2026-07-02T18:14:00Z">
                  <w:rPr>
                    <w:sz w:val="12"/>
                  </w:rPr>
                </w:rPrChange>
              </w:rPr>
              <w:t>fig_bab4_pca_cluster.png</w:t>
            </w:r>
          </w:p>
        </w:tc>
        <w:tc>
          <w:tcPr>
            <w:tcW w:w="0" w:type="auto"/>
            <w:shd w:val="clear" w:color="auto" w:fill="FFFFFF" w:themeFill="background1"/>
            <w:vAlign w:val="center"/>
            <w:tcPrChange w:id="163" w:author="Alexander Lambut" w:date="2026-07-03T02:14:00Z" w16du:dateUtc="2026-07-02T18:14:00Z">
              <w:tcPr>
                <w:tcW w:w="3456" w:type="dxa"/>
                <w:gridSpan w:val="2"/>
                <w:vAlign w:val="center"/>
              </w:tcPr>
            </w:tcPrChange>
          </w:tcPr>
          <w:p w14:paraId="6384ED33" w14:textId="77777777" w:rsidR="002D5DA9" w:rsidRPr="00DB5B20" w:rsidRDefault="004B715A">
            <w:pPr>
              <w:rPr>
                <w:szCs w:val="24"/>
              </w:rPr>
            </w:pPr>
            <w:r w:rsidRPr="00DB5B20">
              <w:rPr>
                <w:szCs w:val="24"/>
                <w:rPrChange w:id="164" w:author="Alexander Lambut" w:date="2026-07-03T02:14:00Z" w16du:dateUtc="2026-07-02T18:14:00Z">
                  <w:rPr>
                    <w:sz w:val="12"/>
                  </w:rPr>
                </w:rPrChange>
              </w:rPr>
              <w:t>Visualisasi PCA BAB IV</w:t>
            </w:r>
          </w:p>
        </w:tc>
        <w:tc>
          <w:tcPr>
            <w:tcW w:w="0" w:type="auto"/>
            <w:shd w:val="clear" w:color="auto" w:fill="FFFFFF" w:themeFill="background1"/>
            <w:vAlign w:val="center"/>
            <w:tcPrChange w:id="165" w:author="Alexander Lambut" w:date="2026-07-03T02:14:00Z" w16du:dateUtc="2026-07-02T18:14:00Z">
              <w:tcPr>
                <w:tcW w:w="3456" w:type="dxa"/>
                <w:gridSpan w:val="2"/>
                <w:vAlign w:val="center"/>
              </w:tcPr>
            </w:tcPrChange>
          </w:tcPr>
          <w:p w14:paraId="7D8CA05B" w14:textId="77777777" w:rsidR="002D5DA9" w:rsidRPr="00DB5B20" w:rsidRDefault="004B715A">
            <w:pPr>
              <w:jc w:val="center"/>
              <w:rPr>
                <w:szCs w:val="24"/>
              </w:rPr>
              <w:pPrChange w:id="166" w:author="Alexander Lambut" w:date="2026-07-03T02:15:00Z" w16du:dateUtc="2026-07-02T18:15:00Z">
                <w:pPr/>
              </w:pPrChange>
            </w:pPr>
            <w:r w:rsidRPr="00DB5B20">
              <w:rPr>
                <w:szCs w:val="24"/>
                <w:rPrChange w:id="167" w:author="Alexander Lambut" w:date="2026-07-03T02:14:00Z" w16du:dateUtc="2026-07-02T18:14:00Z">
                  <w:rPr>
                    <w:sz w:val="12"/>
                  </w:rPr>
                </w:rPrChange>
              </w:rPr>
              <w:t>1</w:t>
            </w:r>
          </w:p>
        </w:tc>
      </w:tr>
      <w:tr w:rsidR="002D5DA9" w:rsidRPr="00DB5B20" w14:paraId="0E191C36" w14:textId="77777777" w:rsidTr="00DB5B20">
        <w:trPr>
          <w:jc w:val="center"/>
          <w:trPrChange w:id="168" w:author="Alexander Lambut" w:date="2026-07-03T02:14:00Z" w16du:dateUtc="2026-07-02T18:14:00Z">
            <w:trPr>
              <w:gridAfter w:val="0"/>
              <w:jc w:val="center"/>
            </w:trPr>
          </w:trPrChange>
        </w:trPr>
        <w:tc>
          <w:tcPr>
            <w:tcW w:w="0" w:type="auto"/>
            <w:shd w:val="clear" w:color="auto" w:fill="FFFFFF" w:themeFill="background1"/>
            <w:vAlign w:val="center"/>
            <w:tcPrChange w:id="169" w:author="Alexander Lambut" w:date="2026-07-03T02:14:00Z" w16du:dateUtc="2026-07-02T18:14:00Z">
              <w:tcPr>
                <w:tcW w:w="3456" w:type="dxa"/>
                <w:vAlign w:val="center"/>
              </w:tcPr>
            </w:tcPrChange>
          </w:tcPr>
          <w:p w14:paraId="2B1B6EB6" w14:textId="77777777" w:rsidR="002D5DA9" w:rsidRPr="00DB5B20" w:rsidRDefault="004B715A">
            <w:pPr>
              <w:rPr>
                <w:szCs w:val="24"/>
              </w:rPr>
            </w:pPr>
            <w:r w:rsidRPr="00DB5B20">
              <w:rPr>
                <w:szCs w:val="24"/>
                <w:rPrChange w:id="170" w:author="Alexander Lambut" w:date="2026-07-03T02:14:00Z" w16du:dateUtc="2026-07-02T18:14:00Z">
                  <w:rPr>
                    <w:sz w:val="12"/>
                  </w:rPr>
                </w:rPrChange>
              </w:rPr>
              <w:t>bab5_internal_metrics_summary.csv</w:t>
            </w:r>
          </w:p>
        </w:tc>
        <w:tc>
          <w:tcPr>
            <w:tcW w:w="0" w:type="auto"/>
            <w:shd w:val="clear" w:color="auto" w:fill="FFFFFF" w:themeFill="background1"/>
            <w:vAlign w:val="center"/>
            <w:tcPrChange w:id="171" w:author="Alexander Lambut" w:date="2026-07-03T02:14:00Z" w16du:dateUtc="2026-07-02T18:14:00Z">
              <w:tcPr>
                <w:tcW w:w="3456" w:type="dxa"/>
                <w:gridSpan w:val="2"/>
                <w:vAlign w:val="center"/>
              </w:tcPr>
            </w:tcPrChange>
          </w:tcPr>
          <w:p w14:paraId="5672F882" w14:textId="77777777" w:rsidR="002D5DA9" w:rsidRPr="00DB5B20" w:rsidRDefault="004B715A">
            <w:pPr>
              <w:rPr>
                <w:szCs w:val="24"/>
              </w:rPr>
            </w:pPr>
            <w:r w:rsidRPr="00DB5B20">
              <w:rPr>
                <w:szCs w:val="24"/>
                <w:rPrChange w:id="172" w:author="Alexander Lambut" w:date="2026-07-03T02:14:00Z" w16du:dateUtc="2026-07-02T18:14:00Z">
                  <w:rPr>
                    <w:sz w:val="12"/>
                  </w:rPr>
                </w:rPrChange>
              </w:rPr>
              <w:t>Ringkasan metrik internal BAB V</w:t>
            </w:r>
          </w:p>
        </w:tc>
        <w:tc>
          <w:tcPr>
            <w:tcW w:w="0" w:type="auto"/>
            <w:shd w:val="clear" w:color="auto" w:fill="FFFFFF" w:themeFill="background1"/>
            <w:vAlign w:val="center"/>
            <w:tcPrChange w:id="173" w:author="Alexander Lambut" w:date="2026-07-03T02:14:00Z" w16du:dateUtc="2026-07-02T18:14:00Z">
              <w:tcPr>
                <w:tcW w:w="3456" w:type="dxa"/>
                <w:gridSpan w:val="2"/>
                <w:vAlign w:val="center"/>
              </w:tcPr>
            </w:tcPrChange>
          </w:tcPr>
          <w:p w14:paraId="13B47C81" w14:textId="77777777" w:rsidR="002D5DA9" w:rsidRPr="00DB5B20" w:rsidRDefault="004B715A">
            <w:pPr>
              <w:jc w:val="center"/>
              <w:rPr>
                <w:szCs w:val="24"/>
              </w:rPr>
              <w:pPrChange w:id="174" w:author="Alexander Lambut" w:date="2026-07-03T02:15:00Z" w16du:dateUtc="2026-07-02T18:15:00Z">
                <w:pPr/>
              </w:pPrChange>
            </w:pPr>
            <w:r w:rsidRPr="00DB5B20">
              <w:rPr>
                <w:szCs w:val="24"/>
                <w:rPrChange w:id="175" w:author="Alexander Lambut" w:date="2026-07-03T02:14:00Z" w16du:dateUtc="2026-07-02T18:14:00Z">
                  <w:rPr>
                    <w:sz w:val="12"/>
                  </w:rPr>
                </w:rPrChange>
              </w:rPr>
              <w:t>1</w:t>
            </w:r>
          </w:p>
        </w:tc>
      </w:tr>
      <w:tr w:rsidR="002D5DA9" w:rsidRPr="00DB5B20" w14:paraId="505B0036" w14:textId="77777777" w:rsidTr="00DB5B20">
        <w:trPr>
          <w:jc w:val="center"/>
          <w:trPrChange w:id="176" w:author="Alexander Lambut" w:date="2026-07-03T02:14:00Z" w16du:dateUtc="2026-07-02T18:14:00Z">
            <w:trPr>
              <w:gridAfter w:val="0"/>
              <w:jc w:val="center"/>
            </w:trPr>
          </w:trPrChange>
        </w:trPr>
        <w:tc>
          <w:tcPr>
            <w:tcW w:w="0" w:type="auto"/>
            <w:shd w:val="clear" w:color="auto" w:fill="FFFFFF" w:themeFill="background1"/>
            <w:vAlign w:val="center"/>
            <w:tcPrChange w:id="177" w:author="Alexander Lambut" w:date="2026-07-03T02:14:00Z" w16du:dateUtc="2026-07-02T18:14:00Z">
              <w:tcPr>
                <w:tcW w:w="3456" w:type="dxa"/>
                <w:vAlign w:val="center"/>
              </w:tcPr>
            </w:tcPrChange>
          </w:tcPr>
          <w:p w14:paraId="745BF1B2" w14:textId="77777777" w:rsidR="002D5DA9" w:rsidRPr="00DB5B20" w:rsidRDefault="004B715A">
            <w:pPr>
              <w:rPr>
                <w:szCs w:val="24"/>
              </w:rPr>
            </w:pPr>
            <w:r w:rsidRPr="00DB5B20">
              <w:rPr>
                <w:szCs w:val="24"/>
                <w:rPrChange w:id="178" w:author="Alexander Lambut" w:date="2026-07-03T02:14:00Z" w16du:dateUtc="2026-07-02T18:14:00Z">
                  <w:rPr>
                    <w:sz w:val="12"/>
                  </w:rPr>
                </w:rPrChange>
              </w:rPr>
              <w:t>bab5_numeric_profile_summary.csv</w:t>
            </w:r>
          </w:p>
        </w:tc>
        <w:tc>
          <w:tcPr>
            <w:tcW w:w="0" w:type="auto"/>
            <w:shd w:val="clear" w:color="auto" w:fill="FFFFFF" w:themeFill="background1"/>
            <w:vAlign w:val="center"/>
            <w:tcPrChange w:id="179" w:author="Alexander Lambut" w:date="2026-07-03T02:14:00Z" w16du:dateUtc="2026-07-02T18:14:00Z">
              <w:tcPr>
                <w:tcW w:w="3456" w:type="dxa"/>
                <w:gridSpan w:val="2"/>
                <w:vAlign w:val="center"/>
              </w:tcPr>
            </w:tcPrChange>
          </w:tcPr>
          <w:p w14:paraId="06542EB5" w14:textId="77777777" w:rsidR="002D5DA9" w:rsidRPr="00DB5B20" w:rsidRDefault="004B715A">
            <w:pPr>
              <w:rPr>
                <w:szCs w:val="24"/>
              </w:rPr>
            </w:pPr>
            <w:r w:rsidRPr="00DB5B20">
              <w:rPr>
                <w:szCs w:val="24"/>
                <w:rPrChange w:id="180" w:author="Alexander Lambut" w:date="2026-07-03T02:14:00Z" w16du:dateUtc="2026-07-02T18:14:00Z">
                  <w:rPr>
                    <w:sz w:val="12"/>
                  </w:rPr>
                </w:rPrChange>
              </w:rPr>
              <w:t>Profil numerik cluster BAB V</w:t>
            </w:r>
          </w:p>
        </w:tc>
        <w:tc>
          <w:tcPr>
            <w:tcW w:w="0" w:type="auto"/>
            <w:shd w:val="clear" w:color="auto" w:fill="FFFFFF" w:themeFill="background1"/>
            <w:vAlign w:val="center"/>
            <w:tcPrChange w:id="181" w:author="Alexander Lambut" w:date="2026-07-03T02:14:00Z" w16du:dateUtc="2026-07-02T18:14:00Z">
              <w:tcPr>
                <w:tcW w:w="3456" w:type="dxa"/>
                <w:gridSpan w:val="2"/>
                <w:vAlign w:val="center"/>
              </w:tcPr>
            </w:tcPrChange>
          </w:tcPr>
          <w:p w14:paraId="66907EBD" w14:textId="77777777" w:rsidR="002D5DA9" w:rsidRPr="00DB5B20" w:rsidRDefault="004B715A">
            <w:pPr>
              <w:jc w:val="center"/>
              <w:rPr>
                <w:szCs w:val="24"/>
              </w:rPr>
              <w:pPrChange w:id="182" w:author="Alexander Lambut" w:date="2026-07-03T02:15:00Z" w16du:dateUtc="2026-07-02T18:15:00Z">
                <w:pPr/>
              </w:pPrChange>
            </w:pPr>
            <w:r w:rsidRPr="00DB5B20">
              <w:rPr>
                <w:szCs w:val="24"/>
                <w:rPrChange w:id="183" w:author="Alexander Lambut" w:date="2026-07-03T02:14:00Z" w16du:dateUtc="2026-07-02T18:14:00Z">
                  <w:rPr>
                    <w:sz w:val="12"/>
                  </w:rPr>
                </w:rPrChange>
              </w:rPr>
              <w:t>1</w:t>
            </w:r>
          </w:p>
        </w:tc>
      </w:tr>
      <w:tr w:rsidR="002D5DA9" w:rsidRPr="00DB5B20" w14:paraId="1F1FBDBA" w14:textId="77777777" w:rsidTr="00DB5B20">
        <w:trPr>
          <w:jc w:val="center"/>
          <w:trPrChange w:id="184" w:author="Alexander Lambut" w:date="2026-07-03T02:14:00Z" w16du:dateUtc="2026-07-02T18:14:00Z">
            <w:trPr>
              <w:gridAfter w:val="0"/>
              <w:jc w:val="center"/>
            </w:trPr>
          </w:trPrChange>
        </w:trPr>
        <w:tc>
          <w:tcPr>
            <w:tcW w:w="0" w:type="auto"/>
            <w:shd w:val="clear" w:color="auto" w:fill="FFFFFF" w:themeFill="background1"/>
            <w:vAlign w:val="center"/>
            <w:tcPrChange w:id="185" w:author="Alexander Lambut" w:date="2026-07-03T02:14:00Z" w16du:dateUtc="2026-07-02T18:14:00Z">
              <w:tcPr>
                <w:tcW w:w="3456" w:type="dxa"/>
                <w:vAlign w:val="center"/>
              </w:tcPr>
            </w:tcPrChange>
          </w:tcPr>
          <w:p w14:paraId="4E23F281" w14:textId="77777777" w:rsidR="002D5DA9" w:rsidRPr="00DB5B20" w:rsidRDefault="004B715A">
            <w:pPr>
              <w:rPr>
                <w:szCs w:val="24"/>
              </w:rPr>
            </w:pPr>
            <w:r w:rsidRPr="00DB5B20">
              <w:rPr>
                <w:szCs w:val="24"/>
                <w:rPrChange w:id="186" w:author="Alexander Lambut" w:date="2026-07-03T02:14:00Z" w16du:dateUtc="2026-07-02T18:14:00Z">
                  <w:rPr>
                    <w:sz w:val="12"/>
                  </w:rPr>
                </w:rPrChange>
              </w:rPr>
              <w:t>bab5_dominant_category_profile.csv</w:t>
            </w:r>
          </w:p>
        </w:tc>
        <w:tc>
          <w:tcPr>
            <w:tcW w:w="0" w:type="auto"/>
            <w:shd w:val="clear" w:color="auto" w:fill="FFFFFF" w:themeFill="background1"/>
            <w:vAlign w:val="center"/>
            <w:tcPrChange w:id="187" w:author="Alexander Lambut" w:date="2026-07-03T02:14:00Z" w16du:dateUtc="2026-07-02T18:14:00Z">
              <w:tcPr>
                <w:tcW w:w="3456" w:type="dxa"/>
                <w:gridSpan w:val="2"/>
                <w:vAlign w:val="center"/>
              </w:tcPr>
            </w:tcPrChange>
          </w:tcPr>
          <w:p w14:paraId="541B255D" w14:textId="77777777" w:rsidR="002D5DA9" w:rsidRPr="00DB5B20" w:rsidRDefault="004B715A">
            <w:pPr>
              <w:rPr>
                <w:szCs w:val="24"/>
              </w:rPr>
            </w:pPr>
            <w:r w:rsidRPr="00DB5B20">
              <w:rPr>
                <w:szCs w:val="24"/>
                <w:rPrChange w:id="188" w:author="Alexander Lambut" w:date="2026-07-03T02:14:00Z" w16du:dateUtc="2026-07-02T18:14:00Z">
                  <w:rPr>
                    <w:sz w:val="12"/>
                  </w:rPr>
                </w:rPrChange>
              </w:rPr>
              <w:t>Kategori dominan tiap cluster BAB V</w:t>
            </w:r>
          </w:p>
        </w:tc>
        <w:tc>
          <w:tcPr>
            <w:tcW w:w="0" w:type="auto"/>
            <w:shd w:val="clear" w:color="auto" w:fill="FFFFFF" w:themeFill="background1"/>
            <w:vAlign w:val="center"/>
            <w:tcPrChange w:id="189" w:author="Alexander Lambut" w:date="2026-07-03T02:14:00Z" w16du:dateUtc="2026-07-02T18:14:00Z">
              <w:tcPr>
                <w:tcW w:w="3456" w:type="dxa"/>
                <w:gridSpan w:val="2"/>
                <w:vAlign w:val="center"/>
              </w:tcPr>
            </w:tcPrChange>
          </w:tcPr>
          <w:p w14:paraId="30754D35" w14:textId="77777777" w:rsidR="002D5DA9" w:rsidRPr="00DB5B20" w:rsidRDefault="004B715A">
            <w:pPr>
              <w:jc w:val="center"/>
              <w:rPr>
                <w:szCs w:val="24"/>
              </w:rPr>
              <w:pPrChange w:id="190" w:author="Alexander Lambut" w:date="2026-07-03T02:15:00Z" w16du:dateUtc="2026-07-02T18:15:00Z">
                <w:pPr/>
              </w:pPrChange>
            </w:pPr>
            <w:r w:rsidRPr="00DB5B20">
              <w:rPr>
                <w:szCs w:val="24"/>
                <w:rPrChange w:id="191" w:author="Alexander Lambut" w:date="2026-07-03T02:14:00Z" w16du:dateUtc="2026-07-02T18:14:00Z">
                  <w:rPr>
                    <w:sz w:val="12"/>
                  </w:rPr>
                </w:rPrChange>
              </w:rPr>
              <w:t>1</w:t>
            </w:r>
          </w:p>
        </w:tc>
      </w:tr>
      <w:tr w:rsidR="002D5DA9" w:rsidRPr="00DB5B20" w14:paraId="6CC18BED" w14:textId="77777777" w:rsidTr="00DB5B20">
        <w:trPr>
          <w:jc w:val="center"/>
          <w:trPrChange w:id="192" w:author="Alexander Lambut" w:date="2026-07-03T02:14:00Z" w16du:dateUtc="2026-07-02T18:14:00Z">
            <w:trPr>
              <w:gridAfter w:val="0"/>
              <w:jc w:val="center"/>
            </w:trPr>
          </w:trPrChange>
        </w:trPr>
        <w:tc>
          <w:tcPr>
            <w:tcW w:w="0" w:type="auto"/>
            <w:shd w:val="clear" w:color="auto" w:fill="FFFFFF" w:themeFill="background1"/>
            <w:vAlign w:val="center"/>
            <w:tcPrChange w:id="193" w:author="Alexander Lambut" w:date="2026-07-03T02:14:00Z" w16du:dateUtc="2026-07-02T18:14:00Z">
              <w:tcPr>
                <w:tcW w:w="3456" w:type="dxa"/>
                <w:vAlign w:val="center"/>
              </w:tcPr>
            </w:tcPrChange>
          </w:tcPr>
          <w:p w14:paraId="1FBE4963" w14:textId="77777777" w:rsidR="002D5DA9" w:rsidRPr="00DB5B20" w:rsidRDefault="004B715A">
            <w:pPr>
              <w:rPr>
                <w:szCs w:val="24"/>
              </w:rPr>
            </w:pPr>
            <w:r w:rsidRPr="00DB5B20">
              <w:rPr>
                <w:szCs w:val="24"/>
                <w:rPrChange w:id="194" w:author="Alexander Lambut" w:date="2026-07-03T02:14:00Z" w16du:dateUtc="2026-07-02T18:14:00Z">
                  <w:rPr>
                    <w:sz w:val="12"/>
                  </w:rPr>
                </w:rPrChange>
              </w:rPr>
              <w:t>bab5_cluster_interpretation_summary.csv</w:t>
            </w:r>
          </w:p>
        </w:tc>
        <w:tc>
          <w:tcPr>
            <w:tcW w:w="0" w:type="auto"/>
            <w:shd w:val="clear" w:color="auto" w:fill="FFFFFF" w:themeFill="background1"/>
            <w:vAlign w:val="center"/>
            <w:tcPrChange w:id="195" w:author="Alexander Lambut" w:date="2026-07-03T02:14:00Z" w16du:dateUtc="2026-07-02T18:14:00Z">
              <w:tcPr>
                <w:tcW w:w="3456" w:type="dxa"/>
                <w:gridSpan w:val="2"/>
                <w:vAlign w:val="center"/>
              </w:tcPr>
            </w:tcPrChange>
          </w:tcPr>
          <w:p w14:paraId="62121302" w14:textId="77777777" w:rsidR="002D5DA9" w:rsidRPr="00DB5B20" w:rsidRDefault="004B715A">
            <w:pPr>
              <w:rPr>
                <w:szCs w:val="24"/>
              </w:rPr>
            </w:pPr>
            <w:r w:rsidRPr="00DB5B20">
              <w:rPr>
                <w:szCs w:val="24"/>
                <w:rPrChange w:id="196" w:author="Alexander Lambut" w:date="2026-07-03T02:14:00Z" w16du:dateUtc="2026-07-02T18:14:00Z">
                  <w:rPr>
                    <w:sz w:val="12"/>
                  </w:rPr>
                </w:rPrChange>
              </w:rPr>
              <w:t>Interpretasi dan rekomendasi awal cluster</w:t>
            </w:r>
          </w:p>
        </w:tc>
        <w:tc>
          <w:tcPr>
            <w:tcW w:w="0" w:type="auto"/>
            <w:shd w:val="clear" w:color="auto" w:fill="FFFFFF" w:themeFill="background1"/>
            <w:vAlign w:val="center"/>
            <w:tcPrChange w:id="197" w:author="Alexander Lambut" w:date="2026-07-03T02:14:00Z" w16du:dateUtc="2026-07-02T18:14:00Z">
              <w:tcPr>
                <w:tcW w:w="3456" w:type="dxa"/>
                <w:gridSpan w:val="2"/>
                <w:vAlign w:val="center"/>
              </w:tcPr>
            </w:tcPrChange>
          </w:tcPr>
          <w:p w14:paraId="6A702ED5" w14:textId="77777777" w:rsidR="002D5DA9" w:rsidRPr="00DB5B20" w:rsidRDefault="004B715A">
            <w:pPr>
              <w:jc w:val="center"/>
              <w:rPr>
                <w:szCs w:val="24"/>
              </w:rPr>
              <w:pPrChange w:id="198" w:author="Alexander Lambut" w:date="2026-07-03T02:15:00Z" w16du:dateUtc="2026-07-02T18:15:00Z">
                <w:pPr/>
              </w:pPrChange>
            </w:pPr>
            <w:r w:rsidRPr="00DB5B20">
              <w:rPr>
                <w:szCs w:val="24"/>
                <w:rPrChange w:id="199" w:author="Alexander Lambut" w:date="2026-07-03T02:14:00Z" w16du:dateUtc="2026-07-02T18:14:00Z">
                  <w:rPr>
                    <w:sz w:val="12"/>
                  </w:rPr>
                </w:rPrChange>
              </w:rPr>
              <w:t>1</w:t>
            </w:r>
          </w:p>
        </w:tc>
      </w:tr>
      <w:tr w:rsidR="002D5DA9" w:rsidRPr="00DB5B20" w14:paraId="3A3F7498" w14:textId="77777777" w:rsidTr="00DB5B20">
        <w:trPr>
          <w:jc w:val="center"/>
          <w:trPrChange w:id="200" w:author="Alexander Lambut" w:date="2026-07-03T02:14:00Z" w16du:dateUtc="2026-07-02T18:14:00Z">
            <w:trPr>
              <w:gridAfter w:val="0"/>
              <w:jc w:val="center"/>
            </w:trPr>
          </w:trPrChange>
        </w:trPr>
        <w:tc>
          <w:tcPr>
            <w:tcW w:w="0" w:type="auto"/>
            <w:shd w:val="clear" w:color="auto" w:fill="FFFFFF" w:themeFill="background1"/>
            <w:vAlign w:val="center"/>
            <w:tcPrChange w:id="201" w:author="Alexander Lambut" w:date="2026-07-03T02:14:00Z" w16du:dateUtc="2026-07-02T18:14:00Z">
              <w:tcPr>
                <w:tcW w:w="3456" w:type="dxa"/>
                <w:vAlign w:val="center"/>
              </w:tcPr>
            </w:tcPrChange>
          </w:tcPr>
          <w:p w14:paraId="5821E82D" w14:textId="77777777" w:rsidR="002D5DA9" w:rsidRPr="00DB5B20" w:rsidRDefault="004B715A">
            <w:pPr>
              <w:rPr>
                <w:szCs w:val="24"/>
              </w:rPr>
            </w:pPr>
            <w:r w:rsidRPr="00DB5B20">
              <w:rPr>
                <w:szCs w:val="24"/>
                <w:rPrChange w:id="202" w:author="Alexander Lambut" w:date="2026-07-03T02:14:00Z" w16du:dateUtc="2026-07-02T18:14:00Z">
                  <w:rPr>
                    <w:sz w:val="12"/>
                  </w:rPr>
                </w:rPrChange>
              </w:rPr>
              <w:t>fig_bab5_cluster_size.png</w:t>
            </w:r>
          </w:p>
        </w:tc>
        <w:tc>
          <w:tcPr>
            <w:tcW w:w="0" w:type="auto"/>
            <w:shd w:val="clear" w:color="auto" w:fill="FFFFFF" w:themeFill="background1"/>
            <w:vAlign w:val="center"/>
            <w:tcPrChange w:id="203" w:author="Alexander Lambut" w:date="2026-07-03T02:14:00Z" w16du:dateUtc="2026-07-02T18:14:00Z">
              <w:tcPr>
                <w:tcW w:w="3456" w:type="dxa"/>
                <w:gridSpan w:val="2"/>
                <w:vAlign w:val="center"/>
              </w:tcPr>
            </w:tcPrChange>
          </w:tcPr>
          <w:p w14:paraId="27D4E18A" w14:textId="77777777" w:rsidR="002D5DA9" w:rsidRPr="00DB5B20" w:rsidRDefault="004B715A">
            <w:pPr>
              <w:rPr>
                <w:szCs w:val="24"/>
              </w:rPr>
            </w:pPr>
            <w:r w:rsidRPr="00DB5B20">
              <w:rPr>
                <w:szCs w:val="24"/>
                <w:rPrChange w:id="204" w:author="Alexander Lambut" w:date="2026-07-03T02:14:00Z" w16du:dateUtc="2026-07-02T18:14:00Z">
                  <w:rPr>
                    <w:sz w:val="12"/>
                  </w:rPr>
                </w:rPrChange>
              </w:rPr>
              <w:t>Grafik jumlah transaksi per cluster BAB V</w:t>
            </w:r>
          </w:p>
        </w:tc>
        <w:tc>
          <w:tcPr>
            <w:tcW w:w="0" w:type="auto"/>
            <w:shd w:val="clear" w:color="auto" w:fill="FFFFFF" w:themeFill="background1"/>
            <w:vAlign w:val="center"/>
            <w:tcPrChange w:id="205" w:author="Alexander Lambut" w:date="2026-07-03T02:14:00Z" w16du:dateUtc="2026-07-02T18:14:00Z">
              <w:tcPr>
                <w:tcW w:w="3456" w:type="dxa"/>
                <w:gridSpan w:val="2"/>
                <w:vAlign w:val="center"/>
              </w:tcPr>
            </w:tcPrChange>
          </w:tcPr>
          <w:p w14:paraId="2CDD20C8" w14:textId="77777777" w:rsidR="002D5DA9" w:rsidRPr="00DB5B20" w:rsidRDefault="004B715A">
            <w:pPr>
              <w:jc w:val="center"/>
              <w:rPr>
                <w:szCs w:val="24"/>
              </w:rPr>
              <w:pPrChange w:id="206" w:author="Alexander Lambut" w:date="2026-07-03T02:15:00Z" w16du:dateUtc="2026-07-02T18:15:00Z">
                <w:pPr/>
              </w:pPrChange>
            </w:pPr>
            <w:r w:rsidRPr="00DB5B20">
              <w:rPr>
                <w:szCs w:val="24"/>
                <w:rPrChange w:id="207" w:author="Alexander Lambut" w:date="2026-07-03T02:14:00Z" w16du:dateUtc="2026-07-02T18:14:00Z">
                  <w:rPr>
                    <w:sz w:val="12"/>
                  </w:rPr>
                </w:rPrChange>
              </w:rPr>
              <w:t>1</w:t>
            </w:r>
          </w:p>
        </w:tc>
      </w:tr>
      <w:tr w:rsidR="002D5DA9" w:rsidRPr="00DB5B20" w14:paraId="66296FB6" w14:textId="77777777" w:rsidTr="00DB5B20">
        <w:trPr>
          <w:jc w:val="center"/>
          <w:trPrChange w:id="208" w:author="Alexander Lambut" w:date="2026-07-03T02:14:00Z" w16du:dateUtc="2026-07-02T18:14:00Z">
            <w:trPr>
              <w:gridAfter w:val="0"/>
              <w:jc w:val="center"/>
            </w:trPr>
          </w:trPrChange>
        </w:trPr>
        <w:tc>
          <w:tcPr>
            <w:tcW w:w="0" w:type="auto"/>
            <w:shd w:val="clear" w:color="auto" w:fill="FFFFFF" w:themeFill="background1"/>
            <w:vAlign w:val="center"/>
            <w:tcPrChange w:id="209" w:author="Alexander Lambut" w:date="2026-07-03T02:14:00Z" w16du:dateUtc="2026-07-02T18:14:00Z">
              <w:tcPr>
                <w:tcW w:w="3456" w:type="dxa"/>
                <w:vAlign w:val="center"/>
              </w:tcPr>
            </w:tcPrChange>
          </w:tcPr>
          <w:p w14:paraId="2F68C030" w14:textId="77777777" w:rsidR="002D5DA9" w:rsidRPr="00DB5B20" w:rsidRDefault="004B715A">
            <w:pPr>
              <w:rPr>
                <w:szCs w:val="24"/>
              </w:rPr>
            </w:pPr>
            <w:r w:rsidRPr="00DB5B20">
              <w:rPr>
                <w:szCs w:val="24"/>
                <w:rPrChange w:id="210" w:author="Alexander Lambut" w:date="2026-07-03T02:14:00Z" w16du:dateUtc="2026-07-02T18:14:00Z">
                  <w:rPr>
                    <w:sz w:val="12"/>
                  </w:rPr>
                </w:rPrChange>
              </w:rPr>
              <w:t>fig_bab5_avg_amount.png</w:t>
            </w:r>
          </w:p>
        </w:tc>
        <w:tc>
          <w:tcPr>
            <w:tcW w:w="0" w:type="auto"/>
            <w:shd w:val="clear" w:color="auto" w:fill="FFFFFF" w:themeFill="background1"/>
            <w:vAlign w:val="center"/>
            <w:tcPrChange w:id="211" w:author="Alexander Lambut" w:date="2026-07-03T02:14:00Z" w16du:dateUtc="2026-07-02T18:14:00Z">
              <w:tcPr>
                <w:tcW w:w="3456" w:type="dxa"/>
                <w:gridSpan w:val="2"/>
                <w:vAlign w:val="center"/>
              </w:tcPr>
            </w:tcPrChange>
          </w:tcPr>
          <w:p w14:paraId="60A1CA87" w14:textId="77777777" w:rsidR="002D5DA9" w:rsidRPr="00DB5B20" w:rsidRDefault="004B715A">
            <w:pPr>
              <w:rPr>
                <w:szCs w:val="24"/>
              </w:rPr>
            </w:pPr>
            <w:r w:rsidRPr="00DB5B20">
              <w:rPr>
                <w:szCs w:val="24"/>
                <w:rPrChange w:id="212" w:author="Alexander Lambut" w:date="2026-07-03T02:14:00Z" w16du:dateUtc="2026-07-02T18:14:00Z">
                  <w:rPr>
                    <w:sz w:val="12"/>
                  </w:rPr>
                </w:rPrChange>
              </w:rPr>
              <w:t>Grafik rata-rata Amount_spent per cluster</w:t>
            </w:r>
          </w:p>
        </w:tc>
        <w:tc>
          <w:tcPr>
            <w:tcW w:w="0" w:type="auto"/>
            <w:shd w:val="clear" w:color="auto" w:fill="FFFFFF" w:themeFill="background1"/>
            <w:vAlign w:val="center"/>
            <w:tcPrChange w:id="213" w:author="Alexander Lambut" w:date="2026-07-03T02:14:00Z" w16du:dateUtc="2026-07-02T18:14:00Z">
              <w:tcPr>
                <w:tcW w:w="3456" w:type="dxa"/>
                <w:gridSpan w:val="2"/>
                <w:vAlign w:val="center"/>
              </w:tcPr>
            </w:tcPrChange>
          </w:tcPr>
          <w:p w14:paraId="39E375C2" w14:textId="77777777" w:rsidR="002D5DA9" w:rsidRPr="00DB5B20" w:rsidRDefault="004B715A">
            <w:pPr>
              <w:jc w:val="center"/>
              <w:rPr>
                <w:szCs w:val="24"/>
              </w:rPr>
              <w:pPrChange w:id="214" w:author="Alexander Lambut" w:date="2026-07-03T02:15:00Z" w16du:dateUtc="2026-07-02T18:15:00Z">
                <w:pPr/>
              </w:pPrChange>
            </w:pPr>
            <w:r w:rsidRPr="00DB5B20">
              <w:rPr>
                <w:szCs w:val="24"/>
                <w:rPrChange w:id="215" w:author="Alexander Lambut" w:date="2026-07-03T02:14:00Z" w16du:dateUtc="2026-07-02T18:14:00Z">
                  <w:rPr>
                    <w:sz w:val="12"/>
                  </w:rPr>
                </w:rPrChange>
              </w:rPr>
              <w:t>1</w:t>
            </w:r>
          </w:p>
        </w:tc>
      </w:tr>
      <w:tr w:rsidR="002D5DA9" w:rsidRPr="00DB5B20" w14:paraId="71DD10A2" w14:textId="77777777" w:rsidTr="00DB5B20">
        <w:trPr>
          <w:jc w:val="center"/>
          <w:trPrChange w:id="216" w:author="Alexander Lambut" w:date="2026-07-03T02:14:00Z" w16du:dateUtc="2026-07-02T18:14:00Z">
            <w:trPr>
              <w:gridAfter w:val="0"/>
              <w:jc w:val="center"/>
            </w:trPr>
          </w:trPrChange>
        </w:trPr>
        <w:tc>
          <w:tcPr>
            <w:tcW w:w="0" w:type="auto"/>
            <w:shd w:val="clear" w:color="auto" w:fill="FFFFFF" w:themeFill="background1"/>
            <w:vAlign w:val="center"/>
            <w:tcPrChange w:id="217" w:author="Alexander Lambut" w:date="2026-07-03T02:14:00Z" w16du:dateUtc="2026-07-02T18:14:00Z">
              <w:tcPr>
                <w:tcW w:w="3456" w:type="dxa"/>
                <w:vAlign w:val="center"/>
              </w:tcPr>
            </w:tcPrChange>
          </w:tcPr>
          <w:p w14:paraId="5EAF89F5" w14:textId="77777777" w:rsidR="002D5DA9" w:rsidRPr="00DB5B20" w:rsidRDefault="004B715A">
            <w:pPr>
              <w:rPr>
                <w:szCs w:val="24"/>
              </w:rPr>
            </w:pPr>
            <w:r w:rsidRPr="00DB5B20">
              <w:rPr>
                <w:szCs w:val="24"/>
                <w:rPrChange w:id="218" w:author="Alexander Lambut" w:date="2026-07-03T02:14:00Z" w16du:dateUtc="2026-07-02T18:14:00Z">
                  <w:rPr>
                    <w:sz w:val="12"/>
                  </w:rPr>
                </w:rPrChange>
              </w:rPr>
              <w:t>fig_bab5_avg_age.png</w:t>
            </w:r>
          </w:p>
        </w:tc>
        <w:tc>
          <w:tcPr>
            <w:tcW w:w="0" w:type="auto"/>
            <w:shd w:val="clear" w:color="auto" w:fill="FFFFFF" w:themeFill="background1"/>
            <w:vAlign w:val="center"/>
            <w:tcPrChange w:id="219" w:author="Alexander Lambut" w:date="2026-07-03T02:14:00Z" w16du:dateUtc="2026-07-02T18:14:00Z">
              <w:tcPr>
                <w:tcW w:w="3456" w:type="dxa"/>
                <w:gridSpan w:val="2"/>
                <w:vAlign w:val="center"/>
              </w:tcPr>
            </w:tcPrChange>
          </w:tcPr>
          <w:p w14:paraId="0F4C6AFA" w14:textId="77777777" w:rsidR="002D5DA9" w:rsidRPr="00DB5B20" w:rsidRDefault="004B715A">
            <w:pPr>
              <w:rPr>
                <w:szCs w:val="24"/>
              </w:rPr>
            </w:pPr>
            <w:r w:rsidRPr="00DB5B20">
              <w:rPr>
                <w:szCs w:val="24"/>
                <w:rPrChange w:id="220" w:author="Alexander Lambut" w:date="2026-07-03T02:14:00Z" w16du:dateUtc="2026-07-02T18:14:00Z">
                  <w:rPr>
                    <w:sz w:val="12"/>
                  </w:rPr>
                </w:rPrChange>
              </w:rPr>
              <w:t>Grafik rata-rata Age per cluster</w:t>
            </w:r>
          </w:p>
        </w:tc>
        <w:tc>
          <w:tcPr>
            <w:tcW w:w="0" w:type="auto"/>
            <w:shd w:val="clear" w:color="auto" w:fill="FFFFFF" w:themeFill="background1"/>
            <w:vAlign w:val="center"/>
            <w:tcPrChange w:id="221" w:author="Alexander Lambut" w:date="2026-07-03T02:14:00Z" w16du:dateUtc="2026-07-02T18:14:00Z">
              <w:tcPr>
                <w:tcW w:w="3456" w:type="dxa"/>
                <w:gridSpan w:val="2"/>
                <w:vAlign w:val="center"/>
              </w:tcPr>
            </w:tcPrChange>
          </w:tcPr>
          <w:p w14:paraId="01B0ACAD" w14:textId="77777777" w:rsidR="002D5DA9" w:rsidRPr="00DB5B20" w:rsidRDefault="004B715A">
            <w:pPr>
              <w:jc w:val="center"/>
              <w:rPr>
                <w:szCs w:val="24"/>
              </w:rPr>
              <w:pPrChange w:id="222" w:author="Alexander Lambut" w:date="2026-07-03T02:15:00Z" w16du:dateUtc="2026-07-02T18:15:00Z">
                <w:pPr/>
              </w:pPrChange>
            </w:pPr>
            <w:r w:rsidRPr="00DB5B20">
              <w:rPr>
                <w:szCs w:val="24"/>
                <w:rPrChange w:id="223" w:author="Alexander Lambut" w:date="2026-07-03T02:14:00Z" w16du:dateUtc="2026-07-02T18:14:00Z">
                  <w:rPr>
                    <w:sz w:val="12"/>
                  </w:rPr>
                </w:rPrChange>
              </w:rPr>
              <w:t>1</w:t>
            </w:r>
          </w:p>
        </w:tc>
      </w:tr>
      <w:tr w:rsidR="002D5DA9" w:rsidRPr="00DB5B20" w14:paraId="2AD1FC39" w14:textId="77777777" w:rsidTr="00DB5B20">
        <w:trPr>
          <w:jc w:val="center"/>
          <w:trPrChange w:id="224" w:author="Alexander Lambut" w:date="2026-07-03T02:14:00Z" w16du:dateUtc="2026-07-02T18:14:00Z">
            <w:trPr>
              <w:gridAfter w:val="0"/>
              <w:jc w:val="center"/>
            </w:trPr>
          </w:trPrChange>
        </w:trPr>
        <w:tc>
          <w:tcPr>
            <w:tcW w:w="0" w:type="auto"/>
            <w:shd w:val="clear" w:color="auto" w:fill="FFFFFF" w:themeFill="background1"/>
            <w:vAlign w:val="center"/>
            <w:tcPrChange w:id="225" w:author="Alexander Lambut" w:date="2026-07-03T02:14:00Z" w16du:dateUtc="2026-07-02T18:14:00Z">
              <w:tcPr>
                <w:tcW w:w="3456" w:type="dxa"/>
                <w:vAlign w:val="center"/>
              </w:tcPr>
            </w:tcPrChange>
          </w:tcPr>
          <w:p w14:paraId="48D40200" w14:textId="77777777" w:rsidR="002D5DA9" w:rsidRPr="00DB5B20" w:rsidRDefault="004B715A">
            <w:pPr>
              <w:rPr>
                <w:szCs w:val="24"/>
              </w:rPr>
            </w:pPr>
            <w:r w:rsidRPr="00DB5B20">
              <w:rPr>
                <w:szCs w:val="24"/>
                <w:rPrChange w:id="226" w:author="Alexander Lambut" w:date="2026-07-03T02:14:00Z" w16du:dateUtc="2026-07-02T18:14:00Z">
                  <w:rPr>
                    <w:sz w:val="12"/>
                  </w:rPr>
                </w:rPrChange>
              </w:rPr>
              <w:t>fig_bab5_pca_cluster.png</w:t>
            </w:r>
          </w:p>
        </w:tc>
        <w:tc>
          <w:tcPr>
            <w:tcW w:w="0" w:type="auto"/>
            <w:shd w:val="clear" w:color="auto" w:fill="FFFFFF" w:themeFill="background1"/>
            <w:vAlign w:val="center"/>
            <w:tcPrChange w:id="227" w:author="Alexander Lambut" w:date="2026-07-03T02:14:00Z" w16du:dateUtc="2026-07-02T18:14:00Z">
              <w:tcPr>
                <w:tcW w:w="3456" w:type="dxa"/>
                <w:gridSpan w:val="2"/>
                <w:vAlign w:val="center"/>
              </w:tcPr>
            </w:tcPrChange>
          </w:tcPr>
          <w:p w14:paraId="085DA12E" w14:textId="77777777" w:rsidR="002D5DA9" w:rsidRPr="00DB5B20" w:rsidRDefault="004B715A">
            <w:pPr>
              <w:rPr>
                <w:szCs w:val="24"/>
              </w:rPr>
            </w:pPr>
            <w:r w:rsidRPr="00DB5B20">
              <w:rPr>
                <w:szCs w:val="24"/>
                <w:rPrChange w:id="228" w:author="Alexander Lambut" w:date="2026-07-03T02:14:00Z" w16du:dateUtc="2026-07-02T18:14:00Z">
                  <w:rPr>
                    <w:sz w:val="12"/>
                  </w:rPr>
                </w:rPrChange>
              </w:rPr>
              <w:t>Visualisasi PCA BAB V</w:t>
            </w:r>
          </w:p>
        </w:tc>
        <w:tc>
          <w:tcPr>
            <w:tcW w:w="0" w:type="auto"/>
            <w:shd w:val="clear" w:color="auto" w:fill="FFFFFF" w:themeFill="background1"/>
            <w:vAlign w:val="center"/>
            <w:tcPrChange w:id="229" w:author="Alexander Lambut" w:date="2026-07-03T02:14:00Z" w16du:dateUtc="2026-07-02T18:14:00Z">
              <w:tcPr>
                <w:tcW w:w="3456" w:type="dxa"/>
                <w:gridSpan w:val="2"/>
                <w:vAlign w:val="center"/>
              </w:tcPr>
            </w:tcPrChange>
          </w:tcPr>
          <w:p w14:paraId="0AFD19C3" w14:textId="77777777" w:rsidR="002D5DA9" w:rsidRPr="00DB5B20" w:rsidRDefault="004B715A">
            <w:pPr>
              <w:jc w:val="center"/>
              <w:rPr>
                <w:szCs w:val="24"/>
              </w:rPr>
              <w:pPrChange w:id="230" w:author="Alexander Lambut" w:date="2026-07-03T02:15:00Z" w16du:dateUtc="2026-07-02T18:15:00Z">
                <w:pPr/>
              </w:pPrChange>
            </w:pPr>
            <w:r w:rsidRPr="00DB5B20">
              <w:rPr>
                <w:szCs w:val="24"/>
                <w:rPrChange w:id="231" w:author="Alexander Lambut" w:date="2026-07-03T02:14:00Z" w16du:dateUtc="2026-07-02T18:14:00Z">
                  <w:rPr>
                    <w:sz w:val="12"/>
                  </w:rPr>
                </w:rPrChange>
              </w:rPr>
              <w:t>1</w:t>
            </w:r>
          </w:p>
        </w:tc>
      </w:tr>
      <w:tr w:rsidR="002D5DA9" w:rsidRPr="00DB5B20" w14:paraId="3C35C3BC" w14:textId="77777777" w:rsidTr="00DB5B20">
        <w:trPr>
          <w:jc w:val="center"/>
          <w:trPrChange w:id="232" w:author="Alexander Lambut" w:date="2026-07-03T02:14:00Z" w16du:dateUtc="2026-07-02T18:14:00Z">
            <w:trPr>
              <w:gridAfter w:val="0"/>
              <w:jc w:val="center"/>
            </w:trPr>
          </w:trPrChange>
        </w:trPr>
        <w:tc>
          <w:tcPr>
            <w:tcW w:w="0" w:type="auto"/>
            <w:shd w:val="clear" w:color="auto" w:fill="FFFFFF" w:themeFill="background1"/>
            <w:vAlign w:val="center"/>
            <w:tcPrChange w:id="233" w:author="Alexander Lambut" w:date="2026-07-03T02:14:00Z" w16du:dateUtc="2026-07-02T18:14:00Z">
              <w:tcPr>
                <w:tcW w:w="3456" w:type="dxa"/>
                <w:vAlign w:val="center"/>
              </w:tcPr>
            </w:tcPrChange>
          </w:tcPr>
          <w:p w14:paraId="54C5DAE4" w14:textId="77777777" w:rsidR="002D5DA9" w:rsidRPr="00DB5B20" w:rsidRDefault="004B715A">
            <w:pPr>
              <w:rPr>
                <w:szCs w:val="24"/>
              </w:rPr>
            </w:pPr>
            <w:r w:rsidRPr="00DB5B20">
              <w:rPr>
                <w:szCs w:val="24"/>
                <w:rPrChange w:id="234" w:author="Alexander Lambut" w:date="2026-07-03T02:14:00Z" w16du:dateUtc="2026-07-02T18:14:00Z">
                  <w:rPr>
                    <w:sz w:val="12"/>
                  </w:rPr>
                </w:rPrChange>
              </w:rPr>
              <w:t>app_streamlit_clustering.py</w:t>
            </w:r>
          </w:p>
        </w:tc>
        <w:tc>
          <w:tcPr>
            <w:tcW w:w="0" w:type="auto"/>
            <w:shd w:val="clear" w:color="auto" w:fill="FFFFFF" w:themeFill="background1"/>
            <w:vAlign w:val="center"/>
            <w:tcPrChange w:id="235" w:author="Alexander Lambut" w:date="2026-07-03T02:14:00Z" w16du:dateUtc="2026-07-02T18:14:00Z">
              <w:tcPr>
                <w:tcW w:w="3456" w:type="dxa"/>
                <w:gridSpan w:val="2"/>
                <w:vAlign w:val="center"/>
              </w:tcPr>
            </w:tcPrChange>
          </w:tcPr>
          <w:p w14:paraId="456B41E8" w14:textId="77777777" w:rsidR="002D5DA9" w:rsidRPr="00DB5B20" w:rsidRDefault="004B715A">
            <w:pPr>
              <w:rPr>
                <w:szCs w:val="24"/>
              </w:rPr>
            </w:pPr>
            <w:r w:rsidRPr="00DB5B20">
              <w:rPr>
                <w:szCs w:val="24"/>
                <w:rPrChange w:id="236" w:author="Alexander Lambut" w:date="2026-07-03T02:14:00Z" w16du:dateUtc="2026-07-02T18:14:00Z">
                  <w:rPr>
                    <w:sz w:val="12"/>
                  </w:rPr>
                </w:rPrChange>
              </w:rPr>
              <w:t>Aplikasi Streamlit untuk demo deployment</w:t>
            </w:r>
          </w:p>
        </w:tc>
        <w:tc>
          <w:tcPr>
            <w:tcW w:w="0" w:type="auto"/>
            <w:shd w:val="clear" w:color="auto" w:fill="FFFFFF" w:themeFill="background1"/>
            <w:vAlign w:val="center"/>
            <w:tcPrChange w:id="237" w:author="Alexander Lambut" w:date="2026-07-03T02:14:00Z" w16du:dateUtc="2026-07-02T18:14:00Z">
              <w:tcPr>
                <w:tcW w:w="3456" w:type="dxa"/>
                <w:gridSpan w:val="2"/>
                <w:vAlign w:val="center"/>
              </w:tcPr>
            </w:tcPrChange>
          </w:tcPr>
          <w:p w14:paraId="3ECC3C65" w14:textId="77777777" w:rsidR="002D5DA9" w:rsidRPr="00DB5B20" w:rsidRDefault="004B715A">
            <w:pPr>
              <w:jc w:val="center"/>
              <w:rPr>
                <w:szCs w:val="24"/>
              </w:rPr>
              <w:pPrChange w:id="238" w:author="Alexander Lambut" w:date="2026-07-03T02:15:00Z" w16du:dateUtc="2026-07-02T18:15:00Z">
                <w:pPr/>
              </w:pPrChange>
            </w:pPr>
            <w:r w:rsidRPr="00DB5B20">
              <w:rPr>
                <w:szCs w:val="24"/>
                <w:rPrChange w:id="239" w:author="Alexander Lambut" w:date="2026-07-03T02:14:00Z" w16du:dateUtc="2026-07-02T18:14:00Z">
                  <w:rPr>
                    <w:sz w:val="12"/>
                  </w:rPr>
                </w:rPrChange>
              </w:rPr>
              <w:t>1</w:t>
            </w:r>
          </w:p>
        </w:tc>
      </w:tr>
      <w:tr w:rsidR="002D5DA9" w:rsidRPr="00DB5B20" w14:paraId="58B8C5FC" w14:textId="77777777" w:rsidTr="00DB5B20">
        <w:trPr>
          <w:jc w:val="center"/>
          <w:trPrChange w:id="240" w:author="Alexander Lambut" w:date="2026-07-03T02:14:00Z" w16du:dateUtc="2026-07-02T18:14:00Z">
            <w:trPr>
              <w:gridAfter w:val="0"/>
              <w:jc w:val="center"/>
            </w:trPr>
          </w:trPrChange>
        </w:trPr>
        <w:tc>
          <w:tcPr>
            <w:tcW w:w="0" w:type="auto"/>
            <w:shd w:val="clear" w:color="auto" w:fill="FFFFFF" w:themeFill="background1"/>
            <w:vAlign w:val="center"/>
            <w:tcPrChange w:id="241" w:author="Alexander Lambut" w:date="2026-07-03T02:14:00Z" w16du:dateUtc="2026-07-02T18:14:00Z">
              <w:tcPr>
                <w:tcW w:w="3456" w:type="dxa"/>
                <w:vAlign w:val="center"/>
              </w:tcPr>
            </w:tcPrChange>
          </w:tcPr>
          <w:p w14:paraId="75A2E35A" w14:textId="77777777" w:rsidR="002D5DA9" w:rsidRPr="00DB5B20" w:rsidRDefault="004B715A">
            <w:pPr>
              <w:rPr>
                <w:szCs w:val="24"/>
              </w:rPr>
            </w:pPr>
            <w:r w:rsidRPr="00DB5B20">
              <w:rPr>
                <w:szCs w:val="24"/>
                <w:rPrChange w:id="242" w:author="Alexander Lambut" w:date="2026-07-03T02:14:00Z" w16du:dateUtc="2026-07-02T18:14:00Z">
                  <w:rPr>
                    <w:sz w:val="12"/>
                  </w:rPr>
                </w:rPrChange>
              </w:rPr>
              <w:t>requirements_deployment.txt</w:t>
            </w:r>
          </w:p>
        </w:tc>
        <w:tc>
          <w:tcPr>
            <w:tcW w:w="0" w:type="auto"/>
            <w:shd w:val="clear" w:color="auto" w:fill="FFFFFF" w:themeFill="background1"/>
            <w:vAlign w:val="center"/>
            <w:tcPrChange w:id="243" w:author="Alexander Lambut" w:date="2026-07-03T02:14:00Z" w16du:dateUtc="2026-07-02T18:14:00Z">
              <w:tcPr>
                <w:tcW w:w="3456" w:type="dxa"/>
                <w:gridSpan w:val="2"/>
                <w:vAlign w:val="center"/>
              </w:tcPr>
            </w:tcPrChange>
          </w:tcPr>
          <w:p w14:paraId="04F8EEA8" w14:textId="77777777" w:rsidR="002D5DA9" w:rsidRPr="00DB5B20" w:rsidRDefault="004B715A">
            <w:pPr>
              <w:rPr>
                <w:szCs w:val="24"/>
              </w:rPr>
            </w:pPr>
            <w:r w:rsidRPr="00DB5B20">
              <w:rPr>
                <w:szCs w:val="24"/>
                <w:rPrChange w:id="244" w:author="Alexander Lambut" w:date="2026-07-03T02:14:00Z" w16du:dateUtc="2026-07-02T18:14:00Z">
                  <w:rPr>
                    <w:sz w:val="12"/>
                  </w:rPr>
                </w:rPrChange>
              </w:rPr>
              <w:t>Daftar library deployment</w:t>
            </w:r>
          </w:p>
        </w:tc>
        <w:tc>
          <w:tcPr>
            <w:tcW w:w="0" w:type="auto"/>
            <w:shd w:val="clear" w:color="auto" w:fill="FFFFFF" w:themeFill="background1"/>
            <w:vAlign w:val="center"/>
            <w:tcPrChange w:id="245" w:author="Alexander Lambut" w:date="2026-07-03T02:14:00Z" w16du:dateUtc="2026-07-02T18:14:00Z">
              <w:tcPr>
                <w:tcW w:w="3456" w:type="dxa"/>
                <w:gridSpan w:val="2"/>
                <w:vAlign w:val="center"/>
              </w:tcPr>
            </w:tcPrChange>
          </w:tcPr>
          <w:p w14:paraId="5CE8595A" w14:textId="77777777" w:rsidR="002D5DA9" w:rsidRPr="00DB5B20" w:rsidRDefault="004B715A">
            <w:pPr>
              <w:jc w:val="center"/>
              <w:rPr>
                <w:szCs w:val="24"/>
              </w:rPr>
              <w:pPrChange w:id="246" w:author="Alexander Lambut" w:date="2026-07-03T02:15:00Z" w16du:dateUtc="2026-07-02T18:15:00Z">
                <w:pPr/>
              </w:pPrChange>
            </w:pPr>
            <w:r w:rsidRPr="00DB5B20">
              <w:rPr>
                <w:szCs w:val="24"/>
                <w:rPrChange w:id="247" w:author="Alexander Lambut" w:date="2026-07-03T02:14:00Z" w16du:dateUtc="2026-07-02T18:14:00Z">
                  <w:rPr>
                    <w:sz w:val="12"/>
                  </w:rPr>
                </w:rPrChange>
              </w:rPr>
              <w:t>1</w:t>
            </w:r>
          </w:p>
        </w:tc>
      </w:tr>
      <w:tr w:rsidR="002D5DA9" w:rsidRPr="00DB5B20" w14:paraId="0D8571CE" w14:textId="77777777" w:rsidTr="00DB5B20">
        <w:trPr>
          <w:jc w:val="center"/>
          <w:trPrChange w:id="248" w:author="Alexander Lambut" w:date="2026-07-03T02:14:00Z" w16du:dateUtc="2026-07-02T18:14:00Z">
            <w:trPr>
              <w:gridAfter w:val="0"/>
              <w:jc w:val="center"/>
            </w:trPr>
          </w:trPrChange>
        </w:trPr>
        <w:tc>
          <w:tcPr>
            <w:tcW w:w="0" w:type="auto"/>
            <w:shd w:val="clear" w:color="auto" w:fill="FFFFFF" w:themeFill="background1"/>
            <w:vAlign w:val="center"/>
            <w:tcPrChange w:id="249" w:author="Alexander Lambut" w:date="2026-07-03T02:14:00Z" w16du:dateUtc="2026-07-02T18:14:00Z">
              <w:tcPr>
                <w:tcW w:w="3456" w:type="dxa"/>
                <w:vAlign w:val="center"/>
              </w:tcPr>
            </w:tcPrChange>
          </w:tcPr>
          <w:p w14:paraId="43902ACA" w14:textId="77777777" w:rsidR="002D5DA9" w:rsidRPr="00DB5B20" w:rsidRDefault="004B715A">
            <w:pPr>
              <w:rPr>
                <w:szCs w:val="24"/>
              </w:rPr>
            </w:pPr>
            <w:r w:rsidRPr="00DB5B20">
              <w:rPr>
                <w:szCs w:val="24"/>
                <w:rPrChange w:id="250" w:author="Alexander Lambut" w:date="2026-07-03T02:14:00Z" w16du:dateUtc="2026-07-02T18:14:00Z">
                  <w:rPr>
                    <w:sz w:val="12"/>
                  </w:rPr>
                </w:rPrChange>
              </w:rPr>
              <w:t>README_deployment.txt</w:t>
            </w:r>
          </w:p>
        </w:tc>
        <w:tc>
          <w:tcPr>
            <w:tcW w:w="0" w:type="auto"/>
            <w:shd w:val="clear" w:color="auto" w:fill="FFFFFF" w:themeFill="background1"/>
            <w:vAlign w:val="center"/>
            <w:tcPrChange w:id="251" w:author="Alexander Lambut" w:date="2026-07-03T02:14:00Z" w16du:dateUtc="2026-07-02T18:14:00Z">
              <w:tcPr>
                <w:tcW w:w="3456" w:type="dxa"/>
                <w:gridSpan w:val="2"/>
                <w:vAlign w:val="center"/>
              </w:tcPr>
            </w:tcPrChange>
          </w:tcPr>
          <w:p w14:paraId="0CC663D9" w14:textId="77777777" w:rsidR="002D5DA9" w:rsidRPr="00DB5B20" w:rsidRDefault="004B715A">
            <w:pPr>
              <w:rPr>
                <w:szCs w:val="24"/>
              </w:rPr>
            </w:pPr>
            <w:r w:rsidRPr="00DB5B20">
              <w:rPr>
                <w:szCs w:val="24"/>
                <w:rPrChange w:id="252" w:author="Alexander Lambut" w:date="2026-07-03T02:14:00Z" w16du:dateUtc="2026-07-02T18:14:00Z">
                  <w:rPr>
                    <w:sz w:val="12"/>
                  </w:rPr>
                </w:rPrChange>
              </w:rPr>
              <w:t>Panduan menjalankan deployment</w:t>
            </w:r>
          </w:p>
        </w:tc>
        <w:tc>
          <w:tcPr>
            <w:tcW w:w="0" w:type="auto"/>
            <w:shd w:val="clear" w:color="auto" w:fill="FFFFFF" w:themeFill="background1"/>
            <w:vAlign w:val="center"/>
            <w:tcPrChange w:id="253" w:author="Alexander Lambut" w:date="2026-07-03T02:14:00Z" w16du:dateUtc="2026-07-02T18:14:00Z">
              <w:tcPr>
                <w:tcW w:w="3456" w:type="dxa"/>
                <w:gridSpan w:val="2"/>
                <w:vAlign w:val="center"/>
              </w:tcPr>
            </w:tcPrChange>
          </w:tcPr>
          <w:p w14:paraId="31F134DB" w14:textId="77777777" w:rsidR="002D5DA9" w:rsidRPr="00DB5B20" w:rsidRDefault="004B715A">
            <w:pPr>
              <w:jc w:val="center"/>
              <w:rPr>
                <w:szCs w:val="24"/>
              </w:rPr>
              <w:pPrChange w:id="254" w:author="Alexander Lambut" w:date="2026-07-03T02:15:00Z" w16du:dateUtc="2026-07-02T18:15:00Z">
                <w:pPr/>
              </w:pPrChange>
            </w:pPr>
            <w:r w:rsidRPr="00DB5B20">
              <w:rPr>
                <w:szCs w:val="24"/>
                <w:rPrChange w:id="255" w:author="Alexander Lambut" w:date="2026-07-03T02:14:00Z" w16du:dateUtc="2026-07-02T18:14:00Z">
                  <w:rPr>
                    <w:sz w:val="12"/>
                  </w:rPr>
                </w:rPrChange>
              </w:rPr>
              <w:t>1</w:t>
            </w:r>
          </w:p>
        </w:tc>
      </w:tr>
      <w:tr w:rsidR="002D5DA9" w:rsidRPr="00DB5B20" w14:paraId="5CA41C37" w14:textId="77777777" w:rsidTr="00DB5B20">
        <w:trPr>
          <w:jc w:val="center"/>
          <w:trPrChange w:id="256" w:author="Alexander Lambut" w:date="2026-07-03T02:14:00Z" w16du:dateUtc="2026-07-02T18:14:00Z">
            <w:trPr>
              <w:gridAfter w:val="0"/>
              <w:jc w:val="center"/>
            </w:trPr>
          </w:trPrChange>
        </w:trPr>
        <w:tc>
          <w:tcPr>
            <w:tcW w:w="0" w:type="auto"/>
            <w:shd w:val="clear" w:color="auto" w:fill="FFFFFF" w:themeFill="background1"/>
            <w:vAlign w:val="center"/>
            <w:tcPrChange w:id="257" w:author="Alexander Lambut" w:date="2026-07-03T02:14:00Z" w16du:dateUtc="2026-07-02T18:14:00Z">
              <w:tcPr>
                <w:tcW w:w="3456" w:type="dxa"/>
                <w:vAlign w:val="center"/>
              </w:tcPr>
            </w:tcPrChange>
          </w:tcPr>
          <w:p w14:paraId="536BA0CF" w14:textId="77777777" w:rsidR="002D5DA9" w:rsidRPr="00DB5B20" w:rsidRDefault="004B715A">
            <w:pPr>
              <w:rPr>
                <w:szCs w:val="24"/>
              </w:rPr>
            </w:pPr>
            <w:r w:rsidRPr="00DB5B20">
              <w:rPr>
                <w:szCs w:val="24"/>
                <w:rPrChange w:id="258" w:author="Alexander Lambut" w:date="2026-07-03T02:14:00Z" w16du:dateUtc="2026-07-02T18:14:00Z">
                  <w:rPr>
                    <w:sz w:val="12"/>
                  </w:rPr>
                </w:rPrChange>
              </w:rPr>
              <w:t>fig_bab6_deployment_flow.png</w:t>
            </w:r>
          </w:p>
        </w:tc>
        <w:tc>
          <w:tcPr>
            <w:tcW w:w="0" w:type="auto"/>
            <w:shd w:val="clear" w:color="auto" w:fill="FFFFFF" w:themeFill="background1"/>
            <w:vAlign w:val="center"/>
            <w:tcPrChange w:id="259" w:author="Alexander Lambut" w:date="2026-07-03T02:14:00Z" w16du:dateUtc="2026-07-02T18:14:00Z">
              <w:tcPr>
                <w:tcW w:w="3456" w:type="dxa"/>
                <w:gridSpan w:val="2"/>
                <w:vAlign w:val="center"/>
              </w:tcPr>
            </w:tcPrChange>
          </w:tcPr>
          <w:p w14:paraId="63050F25" w14:textId="77777777" w:rsidR="002D5DA9" w:rsidRPr="00DB5B20" w:rsidRDefault="004B715A">
            <w:pPr>
              <w:rPr>
                <w:szCs w:val="24"/>
              </w:rPr>
            </w:pPr>
            <w:r w:rsidRPr="00DB5B20">
              <w:rPr>
                <w:szCs w:val="24"/>
                <w:rPrChange w:id="260" w:author="Alexander Lambut" w:date="2026-07-03T02:14:00Z" w16du:dateUtc="2026-07-02T18:14:00Z">
                  <w:rPr>
                    <w:sz w:val="12"/>
                  </w:rPr>
                </w:rPrChange>
              </w:rPr>
              <w:t>Gambar alur deployment</w:t>
            </w:r>
          </w:p>
        </w:tc>
        <w:tc>
          <w:tcPr>
            <w:tcW w:w="0" w:type="auto"/>
            <w:shd w:val="clear" w:color="auto" w:fill="FFFFFF" w:themeFill="background1"/>
            <w:vAlign w:val="center"/>
            <w:tcPrChange w:id="261" w:author="Alexander Lambut" w:date="2026-07-03T02:14:00Z" w16du:dateUtc="2026-07-02T18:14:00Z">
              <w:tcPr>
                <w:tcW w:w="3456" w:type="dxa"/>
                <w:gridSpan w:val="2"/>
                <w:vAlign w:val="center"/>
              </w:tcPr>
            </w:tcPrChange>
          </w:tcPr>
          <w:p w14:paraId="5422F880" w14:textId="77777777" w:rsidR="002D5DA9" w:rsidRPr="00DB5B20" w:rsidRDefault="004B715A">
            <w:pPr>
              <w:jc w:val="center"/>
              <w:rPr>
                <w:szCs w:val="24"/>
              </w:rPr>
              <w:pPrChange w:id="262" w:author="Alexander Lambut" w:date="2026-07-03T02:15:00Z" w16du:dateUtc="2026-07-02T18:15:00Z">
                <w:pPr/>
              </w:pPrChange>
            </w:pPr>
            <w:r w:rsidRPr="00DB5B20">
              <w:rPr>
                <w:szCs w:val="24"/>
                <w:rPrChange w:id="263" w:author="Alexander Lambut" w:date="2026-07-03T02:14:00Z" w16du:dateUtc="2026-07-02T18:14:00Z">
                  <w:rPr>
                    <w:sz w:val="12"/>
                  </w:rPr>
                </w:rPrChange>
              </w:rPr>
              <w:t>1</w:t>
            </w:r>
          </w:p>
        </w:tc>
      </w:tr>
    </w:tbl>
    <w:p w14:paraId="1EDB6265" w14:textId="77777777" w:rsidR="002D5DA9" w:rsidRDefault="004B715A">
      <w:r>
        <w:t>Output manifest menunjukkan bahwa seluruh file utama dari BAB II sampai BAB VI tersedia setelah notebook dijalankan. Hal ini mendukung reproducibility dan memudahkan demo pelatihan serta deployment.</w:t>
      </w:r>
    </w:p>
    <w:p w14:paraId="615A6C32" w14:textId="77777777" w:rsidR="002D5DA9" w:rsidRDefault="004B715A">
      <w:pPr>
        <w:pStyle w:val="Heading2"/>
      </w:pPr>
      <w:r>
        <w:t>6.4 Pemanfaatan Hasil Segmentasi</w:t>
      </w:r>
    </w:p>
    <w:p w14:paraId="64F59A25" w14:textId="77777777" w:rsidR="002D5DA9" w:rsidRDefault="004B715A">
      <w:pPr>
        <w:pStyle w:val="ListBullet"/>
      </w:pPr>
      <w:r>
        <w:t>Cluster 0: diprioritaskan untuk program loyalitas, bundling, dan penawaran premium karena memiliki pengeluaran tertinggi.</w:t>
      </w:r>
    </w:p>
    <w:p w14:paraId="3D27716E" w14:textId="77777777" w:rsidR="002D5DA9" w:rsidRDefault="004B715A">
      <w:pPr>
        <w:pStyle w:val="ListBullet"/>
      </w:pPr>
      <w:r>
        <w:t>Cluster 1: cocok untuk voucher, cashback, dan rekomendasi produk terjangkau karena mewakili pelanggan muda berpengeluaran rendah.</w:t>
      </w:r>
    </w:p>
    <w:p w14:paraId="2D3769B2" w14:textId="77777777" w:rsidR="002D5DA9" w:rsidRDefault="004B715A">
      <w:pPr>
        <w:pStyle w:val="ListBullet"/>
      </w:pPr>
      <w:r>
        <w:t>Cluster 2: perlu didorong ke program referral dan retensi karena merupakan cluster terbesar dan didominasi transaksi tanpa referral.</w:t>
      </w:r>
    </w:p>
    <w:p w14:paraId="41DE983F" w14:textId="77777777" w:rsidR="002D5DA9" w:rsidRDefault="004B715A">
      <w:pPr>
        <w:pStyle w:val="ListBullet"/>
      </w:pPr>
      <w:r>
        <w:t>Cluster 3: cocok untuk layanan sederhana dan promosi kebutuhan rutin karena memiliki rata-rata usia tertinggi dengan pengeluaran rendah.</w:t>
      </w:r>
    </w:p>
    <w:p w14:paraId="138386C6" w14:textId="77777777" w:rsidR="002D5DA9" w:rsidRDefault="004B715A">
      <w:pPr>
        <w:pStyle w:val="Heading2"/>
      </w:pPr>
      <w:r>
        <w:t>6.5 Keterbatasan</w:t>
      </w:r>
    </w:p>
    <w:p w14:paraId="37D62442" w14:textId="77777777" w:rsidR="002D5DA9" w:rsidRDefault="004B715A">
      <w:pPr>
        <w:pStyle w:val="ListBullet"/>
      </w:pPr>
      <w:r>
        <w:t>Silhouette Score masih rendah sehingga pemisahan cluster tidak sepenuhnya kuat secara geometris.</w:t>
      </w:r>
    </w:p>
    <w:p w14:paraId="2D39D903" w14:textId="77777777" w:rsidR="002D5DA9" w:rsidRDefault="004B715A">
      <w:pPr>
        <w:pStyle w:val="ListBullet"/>
      </w:pPr>
      <w:r>
        <w:t>Dataset tidak memiliki Customer_ID, sehingga segmentasi dilakukan pada level transaksi, bukan pelanggan unik.</w:t>
      </w:r>
    </w:p>
    <w:p w14:paraId="1F47042F" w14:textId="77777777" w:rsidR="002D5DA9" w:rsidRDefault="004B715A">
      <w:pPr>
        <w:pStyle w:val="ListBullet"/>
      </w:pPr>
      <w:r>
        <w:t>Atribut Segment tidak digunakan sebagai fitur model karena merupakan segmentasi bawaan dataset.</w:t>
      </w:r>
    </w:p>
    <w:p w14:paraId="02784C7B" w14:textId="77777777" w:rsidR="002D5DA9" w:rsidRDefault="004B715A">
      <w:pPr>
        <w:pStyle w:val="ListBullet"/>
      </w:pPr>
      <w:r>
        <w:t xml:space="preserve">Deployment masih berupa aplikasi lokal Streamlit dan belum </w:t>
      </w:r>
      <w:proofErr w:type="spellStart"/>
      <w:r>
        <w:t>diintegrasikan</w:t>
      </w:r>
      <w:proofErr w:type="spellEnd"/>
      <w:r>
        <w:t xml:space="preserve"> </w:t>
      </w:r>
      <w:proofErr w:type="spellStart"/>
      <w:r>
        <w:t>dengan</w:t>
      </w:r>
      <w:proofErr w:type="spellEnd"/>
      <w:r>
        <w:t xml:space="preserve"> database </w:t>
      </w:r>
      <w:proofErr w:type="spellStart"/>
      <w:r>
        <w:t>atau</w:t>
      </w:r>
      <w:proofErr w:type="spellEnd"/>
      <w:r>
        <w:t xml:space="preserve"> </w:t>
      </w:r>
      <w:proofErr w:type="spellStart"/>
      <w:r>
        <w:t>sistem</w:t>
      </w:r>
      <w:proofErr w:type="spellEnd"/>
      <w:r>
        <w:t xml:space="preserve"> </w:t>
      </w:r>
      <w:proofErr w:type="spellStart"/>
      <w:r>
        <w:t>transaksi</w:t>
      </w:r>
      <w:proofErr w:type="spellEnd"/>
      <w:r>
        <w:t xml:space="preserve"> </w:t>
      </w:r>
      <w:proofErr w:type="spellStart"/>
      <w:r>
        <w:t>nyata</w:t>
      </w:r>
      <w:proofErr w:type="spellEnd"/>
      <w:r>
        <w:t>.</w:t>
      </w:r>
    </w:p>
    <w:p w14:paraId="5806D72D" w14:textId="1979B49D" w:rsidR="00505819" w:rsidRDefault="00505819">
      <w:pPr>
        <w:jc w:val="left"/>
      </w:pPr>
      <w:r>
        <w:br w:type="page"/>
      </w:r>
    </w:p>
    <w:p w14:paraId="5C1AB025" w14:textId="77777777" w:rsidR="002D5DA9" w:rsidRDefault="004B715A">
      <w:pPr>
        <w:pStyle w:val="Heading1"/>
      </w:pPr>
      <w:r>
        <w:t>DAFTAR PUSTAKA</w:t>
      </w:r>
    </w:p>
    <w:p w14:paraId="69E9B8B1" w14:textId="456BC497" w:rsidR="00DD0CBC" w:rsidRDefault="00BF4836" w:rsidP="00BF4836">
      <w:pPr>
        <w:pStyle w:val="ListNumber"/>
        <w:numPr>
          <w:ilvl w:val="0"/>
          <w:numId w:val="0"/>
        </w:numPr>
        <w:ind w:left="720" w:hanging="720"/>
      </w:pPr>
      <w:proofErr w:type="spellStart"/>
      <w:r w:rsidRPr="00BF4836">
        <w:t>mountboy</w:t>
      </w:r>
      <w:proofErr w:type="spellEnd"/>
      <w:r w:rsidRPr="00BF4836">
        <w:t xml:space="preserve">. (2024). </w:t>
      </w:r>
      <w:r w:rsidRPr="00BF4836">
        <w:rPr>
          <w:i/>
          <w:iCs/>
        </w:rPr>
        <w:t>Online Store Customer Transactions (1M rows)</w:t>
      </w:r>
      <w:r w:rsidRPr="00BF4836">
        <w:t xml:space="preserve"> (Version 1) [Data set]. Kaggle. </w:t>
      </w:r>
      <w:r w:rsidRPr="00BF4836">
        <w:fldChar w:fldCharType="begin"/>
      </w:r>
      <w:r w:rsidRPr="00BF4836">
        <w:instrText>HYPERLINK "https://www.kaggle.com/datasets/mountboy/online-store-customer-transactions-1m-rows/data" \t "_blank"</w:instrText>
      </w:r>
      <w:r w:rsidRPr="00BF4836">
        <w:fldChar w:fldCharType="separate"/>
      </w:r>
      <w:r w:rsidRPr="00BF4836">
        <w:rPr>
          <w:rStyle w:val="Hyperlink"/>
        </w:rPr>
        <w:t>https://www.kaggle.com/datasets/mountboy/online-store-customer-transactions-1m-rows/data</w:t>
      </w:r>
      <w:r w:rsidRPr="00BF4836">
        <w:fldChar w:fldCharType="end"/>
      </w:r>
    </w:p>
    <w:p w14:paraId="4C9692E6" w14:textId="77777777" w:rsidR="002D5DA9" w:rsidRDefault="004B715A">
      <w:pPr>
        <w:pStyle w:val="Heading1"/>
      </w:pPr>
      <w:r>
        <w:t>LAMPIRAN</w:t>
      </w:r>
    </w:p>
    <w:p w14:paraId="478E5566" w14:textId="2D47720B" w:rsidR="002D5DA9" w:rsidRDefault="004B715A">
      <w:r>
        <w:t xml:space="preserve">Link Repository GitHub: </w:t>
      </w:r>
      <w:r w:rsidR="00BF4836">
        <w:fldChar w:fldCharType="begin"/>
      </w:r>
      <w:r w:rsidR="00BF4836">
        <w:instrText>HYPERLINK "https://github.com/Alex4625/uas-data-mining-clustering-kmeans"</w:instrText>
      </w:r>
      <w:r w:rsidR="00BF4836">
        <w:fldChar w:fldCharType="separate"/>
      </w:r>
      <w:r w:rsidR="00BF4836" w:rsidRPr="00904D78">
        <w:rPr>
          <w:rStyle w:val="Hyperlink"/>
        </w:rPr>
        <w:t>https://github.com/Alex4625/uas-data-mining-clustering-kmeans</w:t>
      </w:r>
      <w:r w:rsidR="00BF4836">
        <w:fldChar w:fldCharType="end"/>
      </w:r>
    </w:p>
    <w:p w14:paraId="516DC8EC" w14:textId="22987A39" w:rsidR="002D5DA9" w:rsidRDefault="004B715A" w:rsidP="009D595F">
      <w:pPr>
        <w:jc w:val="left"/>
      </w:pPr>
      <w:r>
        <w:t xml:space="preserve">Notebook bukti yang menjadi acuan sinkronisasi laporan: </w:t>
      </w:r>
      <w:r w:rsidR="0081582B">
        <w:fldChar w:fldCharType="begin"/>
      </w:r>
      <w:r w:rsidR="0081582B">
        <w:instrText>HYPERLINK "</w:instrText>
      </w:r>
      <w:r w:rsidR="0081582B" w:rsidRPr="0081582B">
        <w:instrText>https://colab.research.google.com/drive/1JTzT4HD9wx-528QoOKysoKNrGbEfyJ5z#scrollTo=w0IwoSrh_bNf</w:instrText>
      </w:r>
      <w:r w:rsidR="0081582B">
        <w:instrText>"</w:instrText>
      </w:r>
      <w:r w:rsidR="0081582B">
        <w:fldChar w:fldCharType="separate"/>
      </w:r>
      <w:r w:rsidR="0081582B" w:rsidRPr="00904D78">
        <w:rPr>
          <w:rStyle w:val="Hyperlink"/>
        </w:rPr>
        <w:t>https://colab.research.google.com/drive/1JTzT4HD9wx-528QoOKysoKNrGbEfyJ5z#scrollTo=w0IwoSrh_bNf</w:t>
      </w:r>
      <w:r w:rsidR="0081582B">
        <w:fldChar w:fldCharType="end"/>
      </w:r>
    </w:p>
    <w:p w14:paraId="5ABFE566" w14:textId="77777777" w:rsidR="009D595F" w:rsidRDefault="009D595F" w:rsidP="007B7E96">
      <w:pPr>
        <w:jc w:val="left"/>
      </w:pPr>
    </w:p>
    <w:sectPr w:rsidR="009D595F" w:rsidSect="00217904">
      <w:footerReference w:type="default" r:id="rId49"/>
      <w:pgSz w:w="12240" w:h="15840" w:code="1"/>
      <w:pgMar w:top="936" w:right="936" w:bottom="936" w:left="936" w:header="720" w:footer="720" w:gutter="0"/>
      <w:cols w:space="720"/>
      <w:docGrid w:linePitch="360"/>
      <w:sectPrChange w:id="264" w:author="Alexander Lambut" w:date="2026-07-03T02:22:00Z" w16du:dateUtc="2026-07-02T18:22:00Z">
        <w:sectPr w:rsidR="009D595F" w:rsidSect="00217904">
          <w:pgSz w:code="0"/>
          <w:pgMar w:top="936" w:right="936" w:bottom="936" w:left="936" w:header="720" w:footer="72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5C197" w14:textId="77777777" w:rsidR="003F5E5E" w:rsidRDefault="003F5E5E">
      <w:pPr>
        <w:spacing w:after="0" w:line="240" w:lineRule="auto"/>
      </w:pPr>
      <w:r>
        <w:separator/>
      </w:r>
    </w:p>
  </w:endnote>
  <w:endnote w:type="continuationSeparator" w:id="0">
    <w:p w14:paraId="67F85F7C" w14:textId="77777777" w:rsidR="003F5E5E" w:rsidRDefault="003F5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1D514" w14:textId="1E591CE0" w:rsidR="002D5DA9" w:rsidRDefault="004B715A">
    <w:pPr>
      <w:pStyle w:val="Footer"/>
      <w:jc w:val="center"/>
    </w:pPr>
    <w:r>
      <w:fldChar w:fldCharType="begin"/>
    </w:r>
    <w:r>
      <w:instrText>PAGE</w:instrText>
    </w:r>
    <w:r>
      <w:fldChar w:fldCharType="separate"/>
    </w:r>
    <w:r w:rsidR="0027519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56B33" w14:textId="77777777" w:rsidR="003F5E5E" w:rsidRDefault="003F5E5E">
      <w:pPr>
        <w:spacing w:after="0" w:line="240" w:lineRule="auto"/>
      </w:pPr>
      <w:r>
        <w:separator/>
      </w:r>
    </w:p>
  </w:footnote>
  <w:footnote w:type="continuationSeparator" w:id="0">
    <w:p w14:paraId="161F41D6" w14:textId="77777777" w:rsidR="003F5E5E" w:rsidRDefault="003F5E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4905164">
    <w:abstractNumId w:val="8"/>
  </w:num>
  <w:num w:numId="2" w16cid:durableId="657733040">
    <w:abstractNumId w:val="6"/>
  </w:num>
  <w:num w:numId="3" w16cid:durableId="1721243366">
    <w:abstractNumId w:val="5"/>
  </w:num>
  <w:num w:numId="4" w16cid:durableId="1393187538">
    <w:abstractNumId w:val="4"/>
  </w:num>
  <w:num w:numId="5" w16cid:durableId="136654850">
    <w:abstractNumId w:val="7"/>
  </w:num>
  <w:num w:numId="6" w16cid:durableId="167407301">
    <w:abstractNumId w:val="3"/>
  </w:num>
  <w:num w:numId="7" w16cid:durableId="1452940673">
    <w:abstractNumId w:val="2"/>
  </w:num>
  <w:num w:numId="8" w16cid:durableId="2107336985">
    <w:abstractNumId w:val="1"/>
  </w:num>
  <w:num w:numId="9" w16cid:durableId="57898318">
    <w:abstractNumId w:val="0"/>
  </w:num>
  <w:num w:numId="10" w16cid:durableId="711072666">
    <w:abstractNumId w:val="7"/>
    <w:lvlOverride w:ilvl="0">
      <w:startOverride w:val="1"/>
    </w:lvlOverride>
  </w:num>
  <w:num w:numId="11" w16cid:durableId="609506570">
    <w:abstractNumId w:val="7"/>
    <w:lvlOverride w:ilvl="0">
      <w:startOverride w:val="1"/>
    </w:lvlOverride>
  </w:num>
  <w:num w:numId="12" w16cid:durableId="1835949104">
    <w:abstractNumId w:val="7"/>
    <w:lvlOverride w:ilvl="0">
      <w:startOverride w:val="1"/>
    </w:lvlOverride>
  </w:num>
  <w:num w:numId="13" w16cid:durableId="101609430">
    <w:abstractNumId w:val="7"/>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Lambut">
    <w15:presenceInfo w15:providerId="Windows Live" w15:userId="6e7c677b91c0b2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doNotExpandShiftReturn/>
    <w:useFELayout/>
    <w:allowSpaceOfSameStyle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B3B"/>
    <w:rsid w:val="00034616"/>
    <w:rsid w:val="000477AC"/>
    <w:rsid w:val="0006063C"/>
    <w:rsid w:val="00097C7E"/>
    <w:rsid w:val="000A55A1"/>
    <w:rsid w:val="000E71C2"/>
    <w:rsid w:val="00120C23"/>
    <w:rsid w:val="00127093"/>
    <w:rsid w:val="0015074B"/>
    <w:rsid w:val="00153DFA"/>
    <w:rsid w:val="00173D0D"/>
    <w:rsid w:val="001B2BCD"/>
    <w:rsid w:val="00207785"/>
    <w:rsid w:val="00217904"/>
    <w:rsid w:val="00231AF3"/>
    <w:rsid w:val="00275192"/>
    <w:rsid w:val="00291940"/>
    <w:rsid w:val="0029639D"/>
    <w:rsid w:val="002D5BA7"/>
    <w:rsid w:val="002D5DA9"/>
    <w:rsid w:val="00326F90"/>
    <w:rsid w:val="00332C03"/>
    <w:rsid w:val="00340AE2"/>
    <w:rsid w:val="00387B01"/>
    <w:rsid w:val="003A7083"/>
    <w:rsid w:val="003D0240"/>
    <w:rsid w:val="003F5E5E"/>
    <w:rsid w:val="00406B27"/>
    <w:rsid w:val="00420071"/>
    <w:rsid w:val="00463474"/>
    <w:rsid w:val="004B715A"/>
    <w:rsid w:val="004C3EB8"/>
    <w:rsid w:val="004C4E47"/>
    <w:rsid w:val="004E17B4"/>
    <w:rsid w:val="004E4468"/>
    <w:rsid w:val="004F0C2F"/>
    <w:rsid w:val="00505819"/>
    <w:rsid w:val="005059F5"/>
    <w:rsid w:val="00517D37"/>
    <w:rsid w:val="00527F5A"/>
    <w:rsid w:val="00533744"/>
    <w:rsid w:val="005420E2"/>
    <w:rsid w:val="00542F9B"/>
    <w:rsid w:val="00596363"/>
    <w:rsid w:val="005B236A"/>
    <w:rsid w:val="00616E3F"/>
    <w:rsid w:val="006A524F"/>
    <w:rsid w:val="006B4B5E"/>
    <w:rsid w:val="00722595"/>
    <w:rsid w:val="00723659"/>
    <w:rsid w:val="0074526E"/>
    <w:rsid w:val="00747155"/>
    <w:rsid w:val="00756CC9"/>
    <w:rsid w:val="0076550C"/>
    <w:rsid w:val="007B7E96"/>
    <w:rsid w:val="0081582B"/>
    <w:rsid w:val="00824434"/>
    <w:rsid w:val="008442F5"/>
    <w:rsid w:val="0089685F"/>
    <w:rsid w:val="008E17EA"/>
    <w:rsid w:val="008E1ADB"/>
    <w:rsid w:val="00935C99"/>
    <w:rsid w:val="009702A0"/>
    <w:rsid w:val="009874DA"/>
    <w:rsid w:val="009D595F"/>
    <w:rsid w:val="009E30BF"/>
    <w:rsid w:val="009E5B95"/>
    <w:rsid w:val="00A00CA1"/>
    <w:rsid w:val="00A171D3"/>
    <w:rsid w:val="00A24549"/>
    <w:rsid w:val="00AA1D8D"/>
    <w:rsid w:val="00AD798F"/>
    <w:rsid w:val="00B4515B"/>
    <w:rsid w:val="00B47730"/>
    <w:rsid w:val="00B67D61"/>
    <w:rsid w:val="00B81D1B"/>
    <w:rsid w:val="00B9016A"/>
    <w:rsid w:val="00BB5A0A"/>
    <w:rsid w:val="00BD314E"/>
    <w:rsid w:val="00BD34E4"/>
    <w:rsid w:val="00BF4836"/>
    <w:rsid w:val="00C16C47"/>
    <w:rsid w:val="00C571F7"/>
    <w:rsid w:val="00CA4D6B"/>
    <w:rsid w:val="00CB0664"/>
    <w:rsid w:val="00CC5708"/>
    <w:rsid w:val="00CF36DC"/>
    <w:rsid w:val="00D45D4B"/>
    <w:rsid w:val="00DA4096"/>
    <w:rsid w:val="00DB5B20"/>
    <w:rsid w:val="00DD0CBC"/>
    <w:rsid w:val="00E01707"/>
    <w:rsid w:val="00E36B62"/>
    <w:rsid w:val="00E92796"/>
    <w:rsid w:val="00ED1FDF"/>
    <w:rsid w:val="00F32DEB"/>
    <w:rsid w:val="00FC693F"/>
    <w:rsid w:val="00FD58CD"/>
    <w:rsid w:val="00FF1D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FAFE7D79-B302-4F66-AA2E-332FB19FD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D6B"/>
    <w:pPr>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756CC9"/>
    <w:pPr>
      <w:keepNext/>
      <w:keepLines/>
      <w:spacing w:after="240"/>
      <w:jc w:val="center"/>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A24549"/>
    <w:pPr>
      <w:keepNext/>
      <w:keepLines/>
      <w:spacing w:before="200" w:after="8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9E5B95"/>
    <w:pPr>
      <w:keepNext/>
      <w:keepLines/>
      <w:spacing w:before="120" w:after="8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56CC9"/>
    <w:rPr>
      <w:rFonts w:ascii="Times New Roman" w:eastAsiaTheme="majorEastAsia" w:hAnsi="Times New Roman" w:cstheme="majorBidi"/>
      <w:b/>
      <w:bCs/>
      <w:color w:val="000000" w:themeColor="text1"/>
      <w:sz w:val="24"/>
      <w:szCs w:val="28"/>
    </w:rPr>
  </w:style>
  <w:style w:type="character" w:customStyle="1" w:styleId="Heading2Char">
    <w:name w:val="Heading 2 Char"/>
    <w:basedOn w:val="DefaultParagraphFont"/>
    <w:link w:val="Heading2"/>
    <w:uiPriority w:val="9"/>
    <w:rsid w:val="00A24549"/>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9E5B95"/>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F4836"/>
    <w:rPr>
      <w:color w:val="0000FF" w:themeColor="hyperlink"/>
      <w:u w:val="single"/>
    </w:rPr>
  </w:style>
  <w:style w:type="character" w:styleId="UnresolvedMention">
    <w:name w:val="Unresolved Mention"/>
    <w:basedOn w:val="DefaultParagraphFont"/>
    <w:uiPriority w:val="99"/>
    <w:semiHidden/>
    <w:unhideWhenUsed/>
    <w:rsid w:val="00BF4836"/>
    <w:rPr>
      <w:color w:val="605E5C"/>
      <w:shd w:val="clear" w:color="auto" w:fill="E1DFDD"/>
    </w:rPr>
  </w:style>
  <w:style w:type="character" w:styleId="FollowedHyperlink">
    <w:name w:val="FollowedHyperlink"/>
    <w:basedOn w:val="DefaultParagraphFont"/>
    <w:uiPriority w:val="99"/>
    <w:semiHidden/>
    <w:unhideWhenUsed/>
    <w:rsid w:val="00FF1D82"/>
    <w:rPr>
      <w:color w:val="800080" w:themeColor="followedHyperlink"/>
      <w:u w:val="single"/>
    </w:rPr>
  </w:style>
  <w:style w:type="paragraph" w:styleId="Revision">
    <w:name w:val="Revision"/>
    <w:hidden/>
    <w:uiPriority w:val="99"/>
    <w:semiHidden/>
    <w:rsid w:val="00D45D4B"/>
    <w:pPr>
      <w:spacing w:after="0" w:line="240" w:lineRule="auto"/>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33</Pages>
  <Words>8048</Words>
  <Characters>45875</Characters>
  <Application>Microsoft Office Word</Application>
  <DocSecurity>0</DocSecurity>
  <Lines>382</Lines>
  <Paragraphs>107</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
      <vt:lpstr>KATA PENGANTAR</vt:lpstr>
      <vt:lpstr>BAB I BUSINESS UNDERSTANDING</vt:lpstr>
      <vt:lpstr>    1.1 Latar Belakang</vt:lpstr>
      <vt:lpstr>    1.2 Rumusan Masalah</vt:lpstr>
      <vt:lpstr>    1.3 Tujuan Penelitian</vt:lpstr>
      <vt:lpstr>    1.4 Manfaat Penelitian</vt:lpstr>
      <vt:lpstr>        1.4.1 Manfaat Akademis</vt:lpstr>
      <vt:lpstr>        1.4.2 Manfaat Praktis</vt:lpstr>
      <vt:lpstr>    1.5 Kriteria Keberhasilan</vt:lpstr>
      <vt:lpstr>BAB II DATA UNDERSTANDING</vt:lpstr>
      <vt:lpstr>    2.1 Memuat Dataset dan Memeriksa Dimensi Data</vt:lpstr>
      <vt:lpstr>    2.2 Pemeriksaan Tipe Data Atribut</vt:lpstr>
      <vt:lpstr>    2.3 Statistik Deskriptif Atribut Numerik</vt:lpstr>
      <vt:lpstr>    2.4 Distribusi Atribut Kategorikal</vt:lpstr>
      <vt:lpstr>    2.5 Pemeriksaan Kualitas Data Awal</vt:lpstr>
      <vt:lpstr>    2.6 Pemeriksaan Outlier Awal dengan IQR dan Boxplot</vt:lpstr>
      <vt:lpstr>BAB III DATA PREPARATION</vt:lpstr>
      <vt:lpstr>    3.1 Seleksi Atribut untuk Clustering</vt:lpstr>
      <vt:lpstr>    3.2 Penanganan Missing Value dan Pembersihan Data</vt:lpstr>
      <vt:lpstr>    3.3 Pseudo-Missing, Outlier, dan Konsistensi Kategori</vt:lpstr>
      <vt:lpstr>    3.4 Transformasi Tanggal, Encoding, Standardisasi, dan Simpan Preprocessor</vt:lpstr>
      <vt:lpstr>    3.5 Ekspor Dataset Hasil Data Preparation</vt:lpstr>
      <vt:lpstr>BAB IV MODELING</vt:lpstr>
      <vt:lpstr>    4.1 Penentuan Kandidat Jumlah Cluster</vt:lpstr>
      <vt:lpstr>    4.2 Visualisasi Elbow, Silhouette, dan Davies-Bouldin</vt:lpstr>
      <vt:lpstr>    4.3 Pelatihan Model K-Means Akhir K=4</vt:lpstr>
      <vt:lpstr>    4.4 Evaluasi Internal Model Akhir dan Distribusi Cluster</vt:lpstr>
      <vt:lpstr>    4.5 Ringkasan Awal Profil Cluster, PCA, dan Simpan Output Modeling</vt:lpstr>
      <vt:lpstr>BAB V EVALUATION</vt:lpstr>
      <vt:lpstr>    5.1 Ringkasan Metrik Internal</vt:lpstr>
      <vt:lpstr>    5.2 Visualisasi Cluster untuk Evaluation</vt:lpstr>
      <vt:lpstr>    5.3 Profiling Numerik dan Kategorikal Setiap Cluster</vt:lpstr>
      <vt:lpstr>    5.4 Interpretasi dan Rekomendasi Awal Tiap Cluster</vt:lpstr>
      <vt:lpstr>BAB VI DEPLOYMENT</vt:lpstr>
      <vt:lpstr>    6.1 Contoh Prediksi Cluster untuk Input Baru</vt:lpstr>
      <vt:lpstr>    6.2 Membuat File Aplikasi Streamlit</vt:lpstr>
      <vt:lpstr>    6.3 Gambar Alur Deployment dan Manifest Output</vt:lpstr>
      <vt:lpstr>    6.4 Pemanfaatan Hasil Segmentasi</vt:lpstr>
      <vt:lpstr>    6.5 Keterbatasan</vt:lpstr>
      <vt:lpstr>DAFTAR PUSTAKA</vt:lpstr>
      <vt:lpstr>LAMPIRAN</vt:lpstr>
    </vt:vector>
  </TitlesOfParts>
  <Manager/>
  <Company/>
  <LinksUpToDate>false</LinksUpToDate>
  <CharactersWithSpaces>53816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Lambut</cp:lastModifiedBy>
  <cp:revision>86</cp:revision>
  <cp:lastPrinted>2026-07-02T18:21:00Z</cp:lastPrinted>
  <dcterms:created xsi:type="dcterms:W3CDTF">2013-12-23T23:15:00Z</dcterms:created>
  <dcterms:modified xsi:type="dcterms:W3CDTF">2026-07-03T00:52:00Z</dcterms:modified>
  <cp:category/>
</cp:coreProperties>
</file>